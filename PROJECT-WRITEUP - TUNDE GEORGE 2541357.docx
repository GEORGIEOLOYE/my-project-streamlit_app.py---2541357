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D7223F" w14:textId="0AC87D95" w:rsidR="00EC54AA" w:rsidRDefault="00EC54AA" w:rsidP="00545594">
      <w:pPr>
        <w:pStyle w:val="Title"/>
        <w:spacing w:before="0"/>
      </w:pPr>
    </w:p>
    <w:p w14:paraId="27CE75ED" w14:textId="77777777" w:rsidR="00EC54AA" w:rsidRDefault="00EC54AA" w:rsidP="00545594">
      <w:pPr>
        <w:pStyle w:val="Title"/>
        <w:spacing w:before="0"/>
      </w:pPr>
    </w:p>
    <w:p w14:paraId="21285914" w14:textId="77777777" w:rsidR="00EC54AA" w:rsidRDefault="00EC54AA" w:rsidP="00545594">
      <w:pPr>
        <w:pStyle w:val="Title"/>
        <w:spacing w:before="0"/>
      </w:pPr>
    </w:p>
    <w:p w14:paraId="00665646" w14:textId="77777777" w:rsidR="00EC54AA" w:rsidRDefault="00EC54AA" w:rsidP="00545594">
      <w:pPr>
        <w:pStyle w:val="Title"/>
        <w:spacing w:before="0"/>
      </w:pPr>
    </w:p>
    <w:p w14:paraId="511670DB" w14:textId="23EE19F3" w:rsidR="006441A4" w:rsidRDefault="001F2679" w:rsidP="00545594">
      <w:pPr>
        <w:pStyle w:val="Title"/>
        <w:spacing w:before="0"/>
      </w:pPr>
      <w:r w:rsidRPr="009B5560">
        <w:t>Database</w:t>
      </w:r>
      <w:r w:rsidR="001A28FD" w:rsidRPr="009B5560">
        <w:t>s as a</w:t>
      </w:r>
      <w:r w:rsidR="005A5036" w:rsidRPr="009B5560">
        <w:t xml:space="preserve"> Tool f</w:t>
      </w:r>
      <w:r w:rsidRPr="009B5560">
        <w:t>or Historical Simulation</w:t>
      </w:r>
    </w:p>
    <w:p w14:paraId="4E885F42" w14:textId="77777777" w:rsidR="00D67776" w:rsidRDefault="00D67776" w:rsidP="00545594">
      <w:pPr>
        <w:pStyle w:val="Title"/>
        <w:spacing w:before="0"/>
      </w:pPr>
    </w:p>
    <w:p w14:paraId="0AACA3DC" w14:textId="4D57BDA0" w:rsidR="00D67776" w:rsidRDefault="00D67776" w:rsidP="00545594">
      <w:pPr>
        <w:pStyle w:val="Title"/>
        <w:spacing w:before="0"/>
      </w:pPr>
      <w:r>
        <w:t>George Tunde</w:t>
      </w:r>
    </w:p>
    <w:p w14:paraId="70BB93A2" w14:textId="74FC36A0" w:rsidR="00D67776" w:rsidRDefault="00D67776" w:rsidP="00545594">
      <w:pPr>
        <w:pStyle w:val="Title"/>
        <w:spacing w:before="0"/>
      </w:pPr>
      <w:r>
        <w:t>Student ID: 2541357</w:t>
      </w:r>
    </w:p>
    <w:p w14:paraId="5BB74797" w14:textId="77777777" w:rsidR="00EC54AA" w:rsidRDefault="00EC54AA" w:rsidP="00545594">
      <w:pPr>
        <w:pStyle w:val="Title"/>
        <w:spacing w:before="0"/>
      </w:pPr>
    </w:p>
    <w:p w14:paraId="684A3F99" w14:textId="407CF3A6" w:rsidR="00D67776" w:rsidRDefault="00D67776" w:rsidP="00D67776">
      <w:pPr>
        <w:pStyle w:val="Title"/>
        <w:spacing w:before="0"/>
      </w:pPr>
      <w:r w:rsidRPr="00D67776">
        <w:drawing>
          <wp:inline distT="0" distB="0" distL="0" distR="0" wp14:anchorId="149BF7B5" wp14:editId="2C7034A2">
            <wp:extent cx="2653679" cy="2489046"/>
            <wp:effectExtent l="0" t="0" r="0" b="6985"/>
            <wp:docPr id="163781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4753" name=""/>
                    <pic:cNvPicPr/>
                  </pic:nvPicPr>
                  <pic:blipFill>
                    <a:blip r:embed="rId8"/>
                    <a:stretch>
                      <a:fillRect/>
                    </a:stretch>
                  </pic:blipFill>
                  <pic:spPr>
                    <a:xfrm>
                      <a:off x="0" y="0"/>
                      <a:ext cx="2659536" cy="2494540"/>
                    </a:xfrm>
                    <a:prstGeom prst="rect">
                      <a:avLst/>
                    </a:prstGeom>
                  </pic:spPr>
                </pic:pic>
              </a:graphicData>
            </a:graphic>
          </wp:inline>
        </w:drawing>
      </w:r>
    </w:p>
    <w:p w14:paraId="5212DFC5" w14:textId="77777777" w:rsidR="004D236F" w:rsidRDefault="00EC54AA" w:rsidP="004D236F">
      <w:pPr>
        <w:pStyle w:val="Title"/>
        <w:spacing w:before="0"/>
      </w:pPr>
      <w:r>
        <w:t xml:space="preserve">A dissertation submitted for the award of </w:t>
      </w:r>
    </w:p>
    <w:p w14:paraId="0A5562DA" w14:textId="7CC9501A" w:rsidR="00EC54AA" w:rsidRDefault="00D67776" w:rsidP="004D236F">
      <w:pPr>
        <w:pStyle w:val="Title"/>
        <w:spacing w:before="0"/>
      </w:pPr>
      <w:r>
        <w:t>Master of Science in Data Science and Engineering</w:t>
      </w:r>
    </w:p>
    <w:p w14:paraId="70440194" w14:textId="62F042DA" w:rsidR="00D67776" w:rsidRDefault="00D67776" w:rsidP="004D236F">
      <w:pPr>
        <w:pStyle w:val="Title"/>
        <w:spacing w:before="0"/>
      </w:pPr>
      <w:r>
        <w:t>At the School of Science and Engineering,</w:t>
      </w:r>
    </w:p>
    <w:p w14:paraId="063EAC25" w14:textId="750EDDDA" w:rsidR="00D67776" w:rsidRDefault="00D67776" w:rsidP="004D236F">
      <w:pPr>
        <w:pStyle w:val="Title"/>
        <w:spacing w:before="0"/>
      </w:pPr>
      <w:r>
        <w:t>University Of Dundee,</w:t>
      </w:r>
    </w:p>
    <w:p w14:paraId="04B297B5" w14:textId="63CA68AA" w:rsidR="00D67776" w:rsidRDefault="00D67776" w:rsidP="004D236F">
      <w:pPr>
        <w:pStyle w:val="Title"/>
        <w:spacing w:before="0"/>
      </w:pPr>
      <w:r>
        <w:t>Dundee, Scotland</w:t>
      </w:r>
    </w:p>
    <w:p w14:paraId="0C48C966" w14:textId="77777777" w:rsidR="00D67776" w:rsidRDefault="00D67776" w:rsidP="00545594">
      <w:pPr>
        <w:pStyle w:val="Title"/>
        <w:spacing w:before="0"/>
      </w:pPr>
    </w:p>
    <w:p w14:paraId="76639760" w14:textId="4E017A15" w:rsidR="00D67776" w:rsidRDefault="00D67776" w:rsidP="00545594">
      <w:pPr>
        <w:pStyle w:val="Title"/>
        <w:spacing w:before="0"/>
      </w:pPr>
      <w:r>
        <w:t>April 2024</w:t>
      </w:r>
    </w:p>
    <w:p w14:paraId="2E02E33F" w14:textId="77777777" w:rsidR="00D67776" w:rsidRDefault="00D67776" w:rsidP="00545594">
      <w:pPr>
        <w:pStyle w:val="Title"/>
        <w:spacing w:before="0"/>
      </w:pPr>
    </w:p>
    <w:p w14:paraId="5F555709" w14:textId="1705F125" w:rsidR="00D67776" w:rsidRDefault="00D67776" w:rsidP="00545594">
      <w:pPr>
        <w:pStyle w:val="Title"/>
        <w:spacing w:before="0"/>
      </w:pPr>
      <w:r>
        <w:t>Supervisor: Iain Murray</w:t>
      </w:r>
    </w:p>
    <w:p w14:paraId="292B7331" w14:textId="77777777" w:rsidR="00D67776" w:rsidRDefault="00D67776" w:rsidP="00D67776">
      <w:pPr>
        <w:spacing w:before="6"/>
        <w:ind w:left="587"/>
        <w:rPr>
          <w:b/>
          <w:sz w:val="49"/>
          <w:lang w:eastAsia="en-US"/>
        </w:rPr>
      </w:pPr>
      <w:r>
        <w:rPr>
          <w:b/>
          <w:w w:val="120"/>
          <w:sz w:val="49"/>
        </w:rPr>
        <w:lastRenderedPageBreak/>
        <w:t>Declaration</w:t>
      </w:r>
    </w:p>
    <w:p w14:paraId="02EEF98C" w14:textId="77777777" w:rsidR="00D67776" w:rsidRDefault="00D67776" w:rsidP="00D67776">
      <w:pPr>
        <w:pStyle w:val="BodyText"/>
        <w:spacing w:before="10"/>
        <w:rPr>
          <w:b/>
          <w:sz w:val="64"/>
        </w:rPr>
      </w:pPr>
    </w:p>
    <w:p w14:paraId="24E812B4" w14:textId="41D9CCCE" w:rsidR="00D67776" w:rsidRDefault="00D67776" w:rsidP="00D67776">
      <w:pPr>
        <w:pStyle w:val="BodyText"/>
        <w:spacing w:line="290" w:lineRule="auto"/>
        <w:ind w:left="1457" w:right="2284"/>
        <w:rPr>
          <w:sz w:val="22"/>
        </w:rPr>
      </w:pPr>
      <w:r>
        <w:rPr>
          <w:w w:val="115"/>
        </w:rPr>
        <w:t>I</w:t>
      </w:r>
      <w:r>
        <w:rPr>
          <w:spacing w:val="38"/>
          <w:w w:val="115"/>
        </w:rPr>
        <w:t xml:space="preserve"> </w:t>
      </w:r>
      <w:r>
        <w:rPr>
          <w:w w:val="105"/>
        </w:rPr>
        <w:t>confirm</w:t>
      </w:r>
      <w:r>
        <w:rPr>
          <w:spacing w:val="44"/>
          <w:w w:val="105"/>
        </w:rPr>
        <w:t xml:space="preserve"> </w:t>
      </w:r>
      <w:r>
        <w:rPr>
          <w:w w:val="105"/>
        </w:rPr>
        <w:t>that</w:t>
      </w:r>
      <w:r>
        <w:rPr>
          <w:spacing w:val="44"/>
          <w:w w:val="105"/>
        </w:rPr>
        <w:t xml:space="preserve"> </w:t>
      </w:r>
      <w:r>
        <w:rPr>
          <w:w w:val="105"/>
        </w:rPr>
        <w:t>the</w:t>
      </w:r>
      <w:r>
        <w:rPr>
          <w:spacing w:val="44"/>
          <w:w w:val="105"/>
        </w:rPr>
        <w:t xml:space="preserve"> </w:t>
      </w:r>
      <w:r>
        <w:rPr>
          <w:w w:val="105"/>
        </w:rPr>
        <w:t>work</w:t>
      </w:r>
      <w:r>
        <w:rPr>
          <w:spacing w:val="44"/>
          <w:w w:val="105"/>
        </w:rPr>
        <w:t xml:space="preserve"> </w:t>
      </w:r>
      <w:r>
        <w:rPr>
          <w:w w:val="105"/>
        </w:rPr>
        <w:t>in</w:t>
      </w:r>
      <w:r>
        <w:rPr>
          <w:spacing w:val="44"/>
          <w:w w:val="105"/>
        </w:rPr>
        <w:t xml:space="preserve"> </w:t>
      </w:r>
      <w:r>
        <w:rPr>
          <w:w w:val="105"/>
        </w:rPr>
        <w:t>this</w:t>
      </w:r>
      <w:r>
        <w:rPr>
          <w:spacing w:val="44"/>
          <w:w w:val="105"/>
        </w:rPr>
        <w:t xml:space="preserve"> </w:t>
      </w:r>
      <w:r>
        <w:rPr>
          <w:w w:val="105"/>
        </w:rPr>
        <w:t>MSc</w:t>
      </w:r>
      <w:r>
        <w:rPr>
          <w:spacing w:val="44"/>
          <w:w w:val="105"/>
        </w:rPr>
        <w:t xml:space="preserve"> </w:t>
      </w:r>
      <w:r>
        <w:rPr>
          <w:w w:val="105"/>
        </w:rPr>
        <w:t>project</w:t>
      </w:r>
      <w:r>
        <w:rPr>
          <w:spacing w:val="44"/>
          <w:w w:val="105"/>
        </w:rPr>
        <w:t xml:space="preserve"> </w:t>
      </w:r>
      <w:r>
        <w:rPr>
          <w:w w:val="105"/>
        </w:rPr>
        <w:t>report</w:t>
      </w:r>
      <w:r>
        <w:rPr>
          <w:spacing w:val="44"/>
          <w:w w:val="105"/>
        </w:rPr>
        <w:t xml:space="preserve"> </w:t>
      </w:r>
      <w:r w:rsidR="00AD370F">
        <w:rPr>
          <w:w w:val="105"/>
        </w:rPr>
        <w:t>was compiled</w:t>
      </w:r>
      <w:r>
        <w:rPr>
          <w:w w:val="105"/>
        </w:rPr>
        <w:t xml:space="preserve"> solely by myself and has not been accepted in any</w:t>
      </w:r>
      <w:r>
        <w:rPr>
          <w:spacing w:val="1"/>
          <w:w w:val="105"/>
        </w:rPr>
        <w:t xml:space="preserve"> </w:t>
      </w:r>
      <w:r>
        <w:rPr>
          <w:w w:val="105"/>
        </w:rPr>
        <w:t>previous application for a degree.</w:t>
      </w:r>
      <w:r>
        <w:rPr>
          <w:spacing w:val="1"/>
          <w:w w:val="105"/>
        </w:rPr>
        <w:t xml:space="preserve"> </w:t>
      </w:r>
      <w:r>
        <w:rPr>
          <w:w w:val="105"/>
        </w:rPr>
        <w:t xml:space="preserve">All </w:t>
      </w:r>
      <w:r w:rsidR="00AD370F">
        <w:rPr>
          <w:w w:val="105"/>
        </w:rPr>
        <w:t xml:space="preserve">information sources were </w:t>
      </w:r>
      <w:r>
        <w:rPr>
          <w:w w:val="105"/>
        </w:rPr>
        <w:t>expressly</w:t>
      </w:r>
      <w:r>
        <w:rPr>
          <w:w w:val="105"/>
        </w:rPr>
        <w:t xml:space="preserve"> acknowledged</w:t>
      </w:r>
      <w:r>
        <w:rPr>
          <w:w w:val="105"/>
        </w:rPr>
        <w:t xml:space="preserve">, and all verbatim extracts </w:t>
      </w:r>
      <w:r w:rsidR="00AD370F">
        <w:rPr>
          <w:w w:val="105"/>
        </w:rPr>
        <w:t xml:space="preserve">were </w:t>
      </w:r>
      <w:r>
        <w:rPr>
          <w:w w:val="105"/>
        </w:rPr>
        <w:t>distinguished</w:t>
      </w:r>
      <w:r>
        <w:rPr>
          <w:spacing w:val="19"/>
          <w:w w:val="105"/>
        </w:rPr>
        <w:t xml:space="preserve"> </w:t>
      </w:r>
      <w:r>
        <w:rPr>
          <w:w w:val="105"/>
        </w:rPr>
        <w:t>by</w:t>
      </w:r>
      <w:r>
        <w:rPr>
          <w:spacing w:val="20"/>
          <w:w w:val="105"/>
        </w:rPr>
        <w:t xml:space="preserve"> </w:t>
      </w:r>
      <w:r>
        <w:rPr>
          <w:w w:val="105"/>
        </w:rPr>
        <w:t>quotation</w:t>
      </w:r>
      <w:r>
        <w:rPr>
          <w:spacing w:val="20"/>
          <w:w w:val="105"/>
        </w:rPr>
        <w:t xml:space="preserve"> </w:t>
      </w:r>
      <w:r>
        <w:rPr>
          <w:w w:val="105"/>
        </w:rPr>
        <w:t>marks.</w:t>
      </w:r>
    </w:p>
    <w:p w14:paraId="762248A0" w14:textId="77777777" w:rsidR="00D67776" w:rsidRDefault="00D67776" w:rsidP="00D67776">
      <w:pPr>
        <w:pStyle w:val="BodyText"/>
      </w:pPr>
    </w:p>
    <w:p w14:paraId="1C490CAD" w14:textId="77777777" w:rsidR="00D67776" w:rsidRDefault="00D67776" w:rsidP="00D67776">
      <w:pPr>
        <w:pStyle w:val="BodyText"/>
      </w:pPr>
    </w:p>
    <w:p w14:paraId="397807B7" w14:textId="77777777" w:rsidR="00D67776" w:rsidRDefault="00D67776" w:rsidP="00D67776">
      <w:pPr>
        <w:pStyle w:val="BodyText"/>
      </w:pPr>
    </w:p>
    <w:p w14:paraId="4CCCBA2B" w14:textId="77777777" w:rsidR="00D67776" w:rsidRDefault="00D67776" w:rsidP="00D67776">
      <w:pPr>
        <w:pStyle w:val="BodyText"/>
      </w:pPr>
    </w:p>
    <w:p w14:paraId="650ED06C" w14:textId="77777777" w:rsidR="00D67776" w:rsidRDefault="00D67776" w:rsidP="00D67776">
      <w:pPr>
        <w:pStyle w:val="BodyText"/>
      </w:pPr>
    </w:p>
    <w:p w14:paraId="045EA00C" w14:textId="77777777" w:rsidR="00D67776" w:rsidRDefault="00D67776" w:rsidP="00D67776">
      <w:pPr>
        <w:pStyle w:val="BodyText"/>
      </w:pPr>
    </w:p>
    <w:p w14:paraId="3D2E938C" w14:textId="77777777" w:rsidR="00D67776" w:rsidRDefault="00D67776" w:rsidP="00D67776">
      <w:pPr>
        <w:pStyle w:val="BodyText"/>
      </w:pPr>
    </w:p>
    <w:p w14:paraId="3EDF3BA0" w14:textId="77777777" w:rsidR="00D67776" w:rsidRDefault="00D67776" w:rsidP="00D67776">
      <w:pPr>
        <w:pStyle w:val="BodyText"/>
      </w:pPr>
    </w:p>
    <w:p w14:paraId="14FF33D5" w14:textId="77777777" w:rsidR="00D67776" w:rsidRDefault="00D67776" w:rsidP="00D67776">
      <w:pPr>
        <w:pStyle w:val="BodyText"/>
      </w:pPr>
    </w:p>
    <w:p w14:paraId="1D742987" w14:textId="77777777" w:rsidR="00D67776" w:rsidRDefault="00D67776" w:rsidP="00D67776">
      <w:pPr>
        <w:pStyle w:val="BodyText"/>
      </w:pPr>
    </w:p>
    <w:p w14:paraId="0C69EDE6" w14:textId="77777777" w:rsidR="00D67776" w:rsidRDefault="00D67776" w:rsidP="00D67776">
      <w:pPr>
        <w:pStyle w:val="BodyText"/>
        <w:spacing w:before="5"/>
        <w:rPr>
          <w:sz w:val="16"/>
        </w:rPr>
      </w:pPr>
    </w:p>
    <w:p w14:paraId="56D83977" w14:textId="57056DFD" w:rsidR="00D67776" w:rsidRPr="004D236F" w:rsidRDefault="00D67776" w:rsidP="00D67776">
      <w:pPr>
        <w:pStyle w:val="BodyText"/>
        <w:tabs>
          <w:tab w:val="left" w:pos="5741"/>
        </w:tabs>
        <w:ind w:left="1457"/>
        <w:rPr>
          <w:b/>
          <w:bCs/>
          <w:sz w:val="22"/>
        </w:rPr>
      </w:pPr>
      <w:proofErr w:type="gramStart"/>
      <w:r w:rsidRPr="004D236F">
        <w:rPr>
          <w:b/>
          <w:bCs/>
          <w:w w:val="110"/>
        </w:rPr>
        <w:t>Signed</w:t>
      </w:r>
      <w:r w:rsidRPr="004D236F">
        <w:rPr>
          <w:b/>
          <w:bCs/>
          <w:spacing w:val="-2"/>
          <w:w w:val="110"/>
        </w:rPr>
        <w:t xml:space="preserve"> </w:t>
      </w:r>
      <w:r w:rsidR="00AD370F" w:rsidRPr="004D236F">
        <w:rPr>
          <w:b/>
          <w:bCs/>
          <w:spacing w:val="-2"/>
          <w:w w:val="110"/>
        </w:rPr>
        <w:t xml:space="preserve"> by</w:t>
      </w:r>
      <w:proofErr w:type="gramEnd"/>
      <w:r w:rsidR="00AD370F" w:rsidRPr="004D236F">
        <w:rPr>
          <w:b/>
          <w:bCs/>
          <w:spacing w:val="-2"/>
          <w:w w:val="110"/>
        </w:rPr>
        <w:t xml:space="preserve">: Tunde George </w:t>
      </w:r>
      <w:r w:rsidR="00AD370F" w:rsidRPr="004D236F">
        <w:rPr>
          <w:b/>
          <w:bCs/>
          <w:w w:val="110"/>
        </w:rPr>
        <w:tab/>
      </w:r>
      <w:r w:rsidR="00AD370F" w:rsidRPr="004D236F">
        <w:rPr>
          <w:b/>
          <w:bCs/>
          <w:w w:val="110"/>
        </w:rPr>
        <w:tab/>
      </w:r>
      <w:r w:rsidR="00AD370F" w:rsidRPr="004D236F">
        <w:rPr>
          <w:b/>
          <w:bCs/>
          <w:w w:val="110"/>
        </w:rPr>
        <w:tab/>
      </w:r>
      <w:r w:rsidR="00AD370F" w:rsidRPr="004D236F">
        <w:rPr>
          <w:b/>
          <w:bCs/>
          <w:w w:val="110"/>
        </w:rPr>
        <w:tab/>
      </w:r>
      <w:r w:rsidR="00AD370F" w:rsidRPr="004D236F">
        <w:rPr>
          <w:b/>
          <w:bCs/>
          <w:w w:val="110"/>
        </w:rPr>
        <w:tab/>
        <w:t xml:space="preserve">Date: </w:t>
      </w:r>
      <w:r w:rsidR="00AD370F" w:rsidRPr="004D236F">
        <w:rPr>
          <w:b/>
          <w:bCs/>
          <w:w w:val="110"/>
        </w:rPr>
        <w:tab/>
        <w:t>05/04/2024</w:t>
      </w:r>
    </w:p>
    <w:p w14:paraId="383FD1CF" w14:textId="77777777" w:rsidR="00D67776" w:rsidRPr="004D236F" w:rsidRDefault="00AD370F" w:rsidP="00AD370F">
      <w:pPr>
        <w:pStyle w:val="BodyText"/>
        <w:spacing w:before="60"/>
        <w:ind w:left="2106"/>
        <w:rPr>
          <w:b/>
          <w:bCs/>
        </w:rPr>
      </w:pPr>
      <w:r w:rsidRPr="004D236F">
        <w:rPr>
          <w:b/>
          <w:bCs/>
          <w:w w:val="110"/>
        </w:rPr>
        <w:tab/>
      </w:r>
      <w:r w:rsidRPr="004D236F">
        <w:rPr>
          <w:b/>
          <w:bCs/>
          <w:w w:val="110"/>
        </w:rPr>
        <w:tab/>
      </w:r>
      <w:r w:rsidRPr="004D236F">
        <w:rPr>
          <w:b/>
          <w:bCs/>
          <w:w w:val="110"/>
        </w:rPr>
        <w:tab/>
      </w:r>
      <w:r w:rsidRPr="004D236F">
        <w:rPr>
          <w:b/>
          <w:bCs/>
          <w:w w:val="110"/>
        </w:rPr>
        <w:tab/>
      </w:r>
      <w:r w:rsidRPr="004D236F">
        <w:rPr>
          <w:b/>
          <w:bCs/>
          <w:w w:val="110"/>
        </w:rPr>
        <w:tab/>
      </w:r>
      <w:r w:rsidR="00D67776" w:rsidRPr="004D236F">
        <w:rPr>
          <w:b/>
          <w:bCs/>
          <w:w w:val="110"/>
        </w:rPr>
        <w:t>Author</w:t>
      </w:r>
      <w:r w:rsidR="00D67776" w:rsidRPr="004D236F">
        <w:rPr>
          <w:b/>
          <w:bCs/>
          <w:spacing w:val="10"/>
          <w:w w:val="110"/>
        </w:rPr>
        <w:t xml:space="preserve"> </w:t>
      </w:r>
      <w:r w:rsidR="00D67776" w:rsidRPr="004D236F">
        <w:rPr>
          <w:b/>
          <w:bCs/>
          <w:w w:val="110"/>
        </w:rPr>
        <w:t>Full</w:t>
      </w:r>
      <w:r w:rsidR="00D67776" w:rsidRPr="004D236F">
        <w:rPr>
          <w:b/>
          <w:bCs/>
          <w:spacing w:val="11"/>
          <w:w w:val="110"/>
        </w:rPr>
        <w:t xml:space="preserve"> </w:t>
      </w:r>
      <w:r w:rsidR="00D67776" w:rsidRPr="004D236F">
        <w:rPr>
          <w:b/>
          <w:bCs/>
          <w:w w:val="110"/>
        </w:rPr>
        <w:t>Name</w:t>
      </w:r>
      <w:r w:rsidRPr="004D236F">
        <w:rPr>
          <w:b/>
          <w:bCs/>
          <w:w w:val="110"/>
        </w:rPr>
        <w:t xml:space="preserve">: </w:t>
      </w:r>
      <w:r w:rsidRPr="004D236F">
        <w:rPr>
          <w:b/>
          <w:bCs/>
        </w:rPr>
        <w:t>Tunde George Bamikole</w:t>
      </w:r>
    </w:p>
    <w:p w14:paraId="33FEE79E" w14:textId="77777777" w:rsidR="00C82436" w:rsidRDefault="00C82436" w:rsidP="00AD370F">
      <w:pPr>
        <w:pStyle w:val="BodyText"/>
        <w:spacing w:before="60"/>
        <w:ind w:left="2106"/>
      </w:pPr>
    </w:p>
    <w:p w14:paraId="3BD4D0B8" w14:textId="77777777" w:rsidR="00C82436" w:rsidRDefault="00C82436" w:rsidP="00AD370F">
      <w:pPr>
        <w:pStyle w:val="BodyText"/>
        <w:spacing w:before="60"/>
        <w:ind w:left="2106"/>
      </w:pPr>
    </w:p>
    <w:p w14:paraId="3E2FB225" w14:textId="77777777" w:rsidR="00C82436" w:rsidRDefault="00C82436" w:rsidP="00AD370F">
      <w:pPr>
        <w:pStyle w:val="BodyText"/>
        <w:spacing w:before="60"/>
        <w:ind w:left="2106"/>
      </w:pPr>
    </w:p>
    <w:p w14:paraId="058F7897" w14:textId="77777777" w:rsidR="00C82436" w:rsidRDefault="00C82436" w:rsidP="00AD370F">
      <w:pPr>
        <w:pStyle w:val="BodyText"/>
        <w:spacing w:before="60"/>
        <w:ind w:left="2106"/>
      </w:pPr>
    </w:p>
    <w:p w14:paraId="03D5AAE3" w14:textId="77777777" w:rsidR="00C82436" w:rsidRDefault="00C82436" w:rsidP="00AD370F">
      <w:pPr>
        <w:pStyle w:val="BodyText"/>
        <w:spacing w:before="60"/>
        <w:ind w:left="2106"/>
      </w:pPr>
    </w:p>
    <w:p w14:paraId="00B1EE93" w14:textId="77777777" w:rsidR="00C82436" w:rsidRDefault="00C82436" w:rsidP="00AD370F">
      <w:pPr>
        <w:pStyle w:val="BodyText"/>
        <w:spacing w:before="60"/>
        <w:ind w:left="2106"/>
      </w:pPr>
    </w:p>
    <w:p w14:paraId="166AD517" w14:textId="77777777" w:rsidR="00C82436" w:rsidRDefault="00C82436" w:rsidP="00AD370F">
      <w:pPr>
        <w:pStyle w:val="BodyText"/>
        <w:spacing w:before="60"/>
        <w:ind w:left="2106"/>
      </w:pPr>
    </w:p>
    <w:p w14:paraId="3B3FB8D1" w14:textId="77777777" w:rsidR="00C82436" w:rsidRDefault="00C82436" w:rsidP="00AD370F">
      <w:pPr>
        <w:pStyle w:val="BodyText"/>
        <w:spacing w:before="60"/>
        <w:ind w:left="2106"/>
      </w:pPr>
    </w:p>
    <w:p w14:paraId="5F8E7259" w14:textId="77777777" w:rsidR="00C82436" w:rsidRDefault="00C82436" w:rsidP="00AD370F">
      <w:pPr>
        <w:pStyle w:val="BodyText"/>
        <w:spacing w:before="60"/>
        <w:ind w:left="2106"/>
      </w:pPr>
    </w:p>
    <w:p w14:paraId="19AF0E02" w14:textId="77777777" w:rsidR="00C82436" w:rsidRDefault="00C82436" w:rsidP="00AD370F">
      <w:pPr>
        <w:pStyle w:val="BodyText"/>
        <w:spacing w:before="60"/>
        <w:ind w:left="2106"/>
      </w:pPr>
    </w:p>
    <w:p w14:paraId="5D0B8C92" w14:textId="1497E0EE" w:rsidR="00C82436" w:rsidRDefault="00C82436" w:rsidP="00AD370F">
      <w:pPr>
        <w:pStyle w:val="BodyText"/>
        <w:spacing w:before="60"/>
        <w:ind w:left="2106"/>
        <w:sectPr w:rsidR="00C82436" w:rsidSect="00940AEE">
          <w:type w:val="continuous"/>
          <w:pgSz w:w="11910" w:h="16840"/>
          <w:pgMar w:top="1580" w:right="0" w:bottom="1440" w:left="1680" w:header="0" w:footer="1258" w:gutter="0"/>
          <w:cols w:space="720"/>
        </w:sectPr>
      </w:pPr>
    </w:p>
    <w:p w14:paraId="0EE39682" w14:textId="784201DA" w:rsidR="00D67776" w:rsidRPr="00AD370F" w:rsidRDefault="00D67776" w:rsidP="00D67776">
      <w:pPr>
        <w:spacing w:before="6"/>
        <w:ind w:left="587"/>
        <w:rPr>
          <w:b/>
        </w:rPr>
      </w:pPr>
      <w:r w:rsidRPr="00AD370F">
        <w:rPr>
          <w:b/>
          <w:w w:val="120"/>
        </w:rPr>
        <w:lastRenderedPageBreak/>
        <w:t>Contents</w:t>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r>
      <w:r w:rsidR="00AD370F">
        <w:rPr>
          <w:b/>
          <w:w w:val="120"/>
        </w:rPr>
        <w:tab/>
        <w:t>P</w:t>
      </w:r>
      <w:r w:rsidR="00AD370F">
        <w:rPr>
          <w:b/>
          <w:w w:val="120"/>
        </w:rPr>
        <w:tab/>
        <w:t xml:space="preserve">age </w:t>
      </w:r>
    </w:p>
    <w:tbl>
      <w:tblPr>
        <w:tblW w:w="0" w:type="auto"/>
        <w:tblInd w:w="545" w:type="dxa"/>
        <w:tblLayout w:type="fixed"/>
        <w:tblCellMar>
          <w:left w:w="0" w:type="dxa"/>
          <w:right w:w="0" w:type="dxa"/>
        </w:tblCellMar>
        <w:tblLook w:val="01E0" w:firstRow="1" w:lastRow="1" w:firstColumn="1" w:lastColumn="1" w:noHBand="0" w:noVBand="0"/>
      </w:tblPr>
      <w:tblGrid>
        <w:gridCol w:w="7932"/>
        <w:gridCol w:w="390"/>
      </w:tblGrid>
      <w:tr w:rsidR="00C82436" w:rsidRPr="006E5FD2" w14:paraId="65C472F3" w14:textId="77777777" w:rsidTr="006E5FD2">
        <w:trPr>
          <w:trHeight w:val="382"/>
        </w:trPr>
        <w:tc>
          <w:tcPr>
            <w:tcW w:w="7932" w:type="dxa"/>
            <w:hideMark/>
          </w:tcPr>
          <w:p w14:paraId="1DEAC0F6" w14:textId="77777777" w:rsidR="00D67776" w:rsidRPr="006E5FD2" w:rsidRDefault="00D67776" w:rsidP="006E5FD2">
            <w:pPr>
              <w:pStyle w:val="TableParagraph"/>
              <w:spacing w:before="0" w:line="600" w:lineRule="auto"/>
              <w:ind w:left="50"/>
              <w:jc w:val="left"/>
              <w:rPr>
                <w:rFonts w:ascii="Times New Roman" w:hAnsi="Times New Roman" w:cs="Times New Roman"/>
                <w:sz w:val="20"/>
                <w:szCs w:val="20"/>
              </w:rPr>
            </w:pPr>
            <w:hyperlink r:id="rId9" w:anchor="_bookmark0" w:history="1">
              <w:r w:rsidRPr="006E5FD2">
                <w:rPr>
                  <w:rStyle w:val="Hyperlink"/>
                  <w:rFonts w:ascii="Times New Roman" w:hAnsi="Times New Roman" w:cs="Times New Roman"/>
                  <w:color w:val="auto"/>
                  <w:w w:val="125"/>
                  <w:sz w:val="20"/>
                  <w:szCs w:val="20"/>
                  <w:u w:val="none"/>
                </w:rPr>
                <w:t>Abstract</w:t>
              </w:r>
            </w:hyperlink>
          </w:p>
        </w:tc>
        <w:tc>
          <w:tcPr>
            <w:tcW w:w="390" w:type="dxa"/>
            <w:hideMark/>
          </w:tcPr>
          <w:p w14:paraId="51F9587C" w14:textId="31552B3A" w:rsidR="00D67776" w:rsidRPr="006E5FD2" w:rsidRDefault="00AD370F" w:rsidP="006E5FD2">
            <w:pPr>
              <w:pStyle w:val="TableParagraph"/>
              <w:spacing w:before="0" w:line="600" w:lineRule="auto"/>
              <w:ind w:left="177" w:right="30"/>
              <w:rPr>
                <w:rFonts w:ascii="Times New Roman" w:hAnsi="Times New Roman" w:cs="Times New Roman"/>
                <w:sz w:val="20"/>
                <w:szCs w:val="20"/>
              </w:rPr>
            </w:pPr>
            <w:r w:rsidRPr="006E5FD2">
              <w:rPr>
                <w:rFonts w:ascii="Times New Roman" w:hAnsi="Times New Roman" w:cs="Times New Roman"/>
                <w:w w:val="130"/>
                <w:sz w:val="20"/>
                <w:szCs w:val="20"/>
              </w:rPr>
              <w:t>6</w:t>
            </w:r>
          </w:p>
        </w:tc>
      </w:tr>
      <w:tr w:rsidR="00C82436" w:rsidRPr="006E5FD2" w14:paraId="084BDBA9" w14:textId="77777777" w:rsidTr="006E5FD2">
        <w:trPr>
          <w:trHeight w:val="437"/>
        </w:trPr>
        <w:tc>
          <w:tcPr>
            <w:tcW w:w="7932" w:type="dxa"/>
            <w:hideMark/>
          </w:tcPr>
          <w:p w14:paraId="6E1B9C14" w14:textId="1B4BB313" w:rsidR="00D67776" w:rsidRPr="006E5FD2" w:rsidRDefault="00D67776" w:rsidP="006E5FD2">
            <w:pPr>
              <w:pStyle w:val="TableParagraph"/>
              <w:tabs>
                <w:tab w:val="left" w:pos="377"/>
              </w:tabs>
              <w:spacing w:before="118" w:line="600" w:lineRule="auto"/>
              <w:ind w:left="50"/>
              <w:jc w:val="left"/>
              <w:rPr>
                <w:rFonts w:ascii="Times New Roman" w:hAnsi="Times New Roman" w:cs="Times New Roman"/>
                <w:sz w:val="20"/>
                <w:szCs w:val="20"/>
              </w:rPr>
            </w:pPr>
            <w:hyperlink r:id="rId10" w:anchor="_bookmark4" w:history="1">
              <w:r w:rsidRPr="006E5FD2">
                <w:rPr>
                  <w:rStyle w:val="Hyperlink"/>
                  <w:rFonts w:ascii="Times New Roman" w:hAnsi="Times New Roman" w:cs="Times New Roman"/>
                  <w:color w:val="auto"/>
                  <w:w w:val="120"/>
                  <w:sz w:val="20"/>
                  <w:szCs w:val="20"/>
                  <w:u w:val="none"/>
                </w:rPr>
                <w:t>1</w:t>
              </w:r>
              <w:r w:rsidRPr="006E5FD2">
                <w:rPr>
                  <w:rStyle w:val="Hyperlink"/>
                  <w:rFonts w:ascii="Times New Roman" w:hAnsi="Times New Roman" w:cs="Times New Roman"/>
                  <w:color w:val="auto"/>
                  <w:w w:val="120"/>
                  <w:sz w:val="20"/>
                  <w:szCs w:val="20"/>
                  <w:u w:val="none"/>
                </w:rPr>
                <w:tab/>
              </w:r>
              <w:r w:rsidR="00C82436" w:rsidRPr="006E5FD2">
                <w:rPr>
                  <w:rStyle w:val="Hyperlink"/>
                  <w:rFonts w:ascii="Times New Roman" w:hAnsi="Times New Roman" w:cs="Times New Roman"/>
                  <w:color w:val="auto"/>
                  <w:w w:val="120"/>
                  <w:sz w:val="20"/>
                  <w:szCs w:val="20"/>
                  <w:u w:val="none"/>
                </w:rPr>
                <w:t xml:space="preserve">     </w:t>
              </w:r>
              <w:r w:rsidRPr="006E5FD2">
                <w:rPr>
                  <w:rStyle w:val="Hyperlink"/>
                  <w:rFonts w:ascii="Times New Roman" w:hAnsi="Times New Roman" w:cs="Times New Roman"/>
                  <w:color w:val="auto"/>
                  <w:w w:val="120"/>
                  <w:sz w:val="20"/>
                  <w:szCs w:val="20"/>
                  <w:u w:val="none"/>
                </w:rPr>
                <w:t>Introduction</w:t>
              </w:r>
            </w:hyperlink>
          </w:p>
        </w:tc>
        <w:tc>
          <w:tcPr>
            <w:tcW w:w="390" w:type="dxa"/>
            <w:hideMark/>
          </w:tcPr>
          <w:p w14:paraId="343FA28D" w14:textId="1143064A" w:rsidR="00D67776" w:rsidRPr="006E5FD2" w:rsidRDefault="00AD370F" w:rsidP="006E5FD2">
            <w:pPr>
              <w:pStyle w:val="TableParagraph"/>
              <w:spacing w:before="118" w:line="600" w:lineRule="auto"/>
              <w:ind w:left="162"/>
              <w:rPr>
                <w:rFonts w:ascii="Times New Roman" w:hAnsi="Times New Roman" w:cs="Times New Roman"/>
                <w:sz w:val="20"/>
                <w:szCs w:val="20"/>
              </w:rPr>
            </w:pPr>
            <w:r w:rsidRPr="006E5FD2">
              <w:rPr>
                <w:rFonts w:ascii="Times New Roman" w:hAnsi="Times New Roman" w:cs="Times New Roman"/>
                <w:w w:val="112"/>
                <w:sz w:val="20"/>
                <w:szCs w:val="20"/>
              </w:rPr>
              <w:t>6</w:t>
            </w:r>
          </w:p>
        </w:tc>
      </w:tr>
      <w:tr w:rsidR="00C82436" w:rsidRPr="006E5FD2" w14:paraId="675887B9" w14:textId="77777777" w:rsidTr="006E5FD2">
        <w:trPr>
          <w:trHeight w:val="437"/>
        </w:trPr>
        <w:tc>
          <w:tcPr>
            <w:tcW w:w="7932" w:type="dxa"/>
            <w:hideMark/>
          </w:tcPr>
          <w:p w14:paraId="380DAACE" w14:textId="4CAAB4C9" w:rsidR="00D67776" w:rsidRPr="006E5FD2" w:rsidRDefault="00D67776" w:rsidP="006E5FD2">
            <w:pPr>
              <w:pStyle w:val="TableParagraph"/>
              <w:tabs>
                <w:tab w:val="left" w:pos="377"/>
              </w:tabs>
              <w:spacing w:before="118" w:line="600" w:lineRule="auto"/>
              <w:ind w:left="50"/>
              <w:jc w:val="left"/>
              <w:rPr>
                <w:rFonts w:ascii="Times New Roman" w:hAnsi="Times New Roman" w:cs="Times New Roman"/>
                <w:sz w:val="20"/>
                <w:szCs w:val="20"/>
              </w:rPr>
            </w:pPr>
            <w:hyperlink r:id="rId11" w:anchor="_bookmark9" w:history="1">
              <w:r w:rsidRPr="006E5FD2">
                <w:rPr>
                  <w:rStyle w:val="Hyperlink"/>
                  <w:rFonts w:ascii="Times New Roman" w:hAnsi="Times New Roman" w:cs="Times New Roman"/>
                  <w:color w:val="auto"/>
                  <w:w w:val="120"/>
                  <w:sz w:val="20"/>
                  <w:szCs w:val="20"/>
                  <w:u w:val="none"/>
                </w:rPr>
                <w:t>2</w:t>
              </w:r>
              <w:r w:rsidRPr="006E5FD2">
                <w:rPr>
                  <w:rStyle w:val="Hyperlink"/>
                  <w:rFonts w:ascii="Times New Roman" w:hAnsi="Times New Roman" w:cs="Times New Roman"/>
                  <w:color w:val="auto"/>
                  <w:w w:val="120"/>
                  <w:sz w:val="20"/>
                  <w:szCs w:val="20"/>
                  <w:u w:val="none"/>
                </w:rPr>
                <w:tab/>
              </w:r>
              <w:r w:rsidR="00C82436" w:rsidRPr="006E5FD2">
                <w:rPr>
                  <w:rStyle w:val="Hyperlink"/>
                  <w:rFonts w:ascii="Times New Roman" w:hAnsi="Times New Roman" w:cs="Times New Roman"/>
                  <w:color w:val="auto"/>
                  <w:w w:val="120"/>
                  <w:sz w:val="20"/>
                  <w:szCs w:val="20"/>
                  <w:u w:val="none"/>
                </w:rPr>
                <w:t xml:space="preserve">     </w:t>
              </w:r>
              <w:r w:rsidRPr="006E5FD2">
                <w:rPr>
                  <w:rStyle w:val="Hyperlink"/>
                  <w:rFonts w:ascii="Times New Roman" w:hAnsi="Times New Roman" w:cs="Times New Roman"/>
                  <w:color w:val="auto"/>
                  <w:w w:val="120"/>
                  <w:sz w:val="20"/>
                  <w:szCs w:val="20"/>
                  <w:u w:val="none"/>
                </w:rPr>
                <w:t>Background</w:t>
              </w:r>
              <w:r w:rsidRPr="006E5FD2">
                <w:rPr>
                  <w:rStyle w:val="Hyperlink"/>
                  <w:rFonts w:ascii="Times New Roman" w:hAnsi="Times New Roman" w:cs="Times New Roman"/>
                  <w:color w:val="auto"/>
                  <w:spacing w:val="22"/>
                  <w:w w:val="120"/>
                  <w:sz w:val="20"/>
                  <w:szCs w:val="20"/>
                  <w:u w:val="none"/>
                </w:rPr>
                <w:t xml:space="preserve"> </w:t>
              </w:r>
            </w:hyperlink>
          </w:p>
        </w:tc>
        <w:tc>
          <w:tcPr>
            <w:tcW w:w="390" w:type="dxa"/>
            <w:hideMark/>
          </w:tcPr>
          <w:p w14:paraId="7F5E7FC4" w14:textId="21DF6379" w:rsidR="00D67776" w:rsidRPr="006E5FD2" w:rsidRDefault="00AD370F" w:rsidP="006E5FD2">
            <w:pPr>
              <w:pStyle w:val="TableParagraph"/>
              <w:spacing w:before="118" w:line="600" w:lineRule="auto"/>
              <w:ind w:left="163"/>
              <w:rPr>
                <w:rFonts w:ascii="Times New Roman" w:hAnsi="Times New Roman" w:cs="Times New Roman"/>
                <w:sz w:val="20"/>
                <w:szCs w:val="20"/>
              </w:rPr>
            </w:pPr>
            <w:r w:rsidRPr="006E5FD2">
              <w:rPr>
                <w:rFonts w:ascii="Times New Roman" w:hAnsi="Times New Roman" w:cs="Times New Roman"/>
                <w:w w:val="112"/>
                <w:sz w:val="20"/>
                <w:szCs w:val="20"/>
              </w:rPr>
              <w:t>7</w:t>
            </w:r>
          </w:p>
        </w:tc>
      </w:tr>
      <w:tr w:rsidR="00C82436" w:rsidRPr="006E5FD2" w14:paraId="32716B61" w14:textId="77777777" w:rsidTr="006E5FD2">
        <w:trPr>
          <w:trHeight w:val="437"/>
        </w:trPr>
        <w:tc>
          <w:tcPr>
            <w:tcW w:w="7932" w:type="dxa"/>
            <w:hideMark/>
          </w:tcPr>
          <w:p w14:paraId="3F4F1AAC" w14:textId="40AE518A" w:rsidR="00D67776" w:rsidRPr="006E5FD2" w:rsidRDefault="00D67776" w:rsidP="006E5FD2">
            <w:pPr>
              <w:pStyle w:val="TableParagraph"/>
              <w:tabs>
                <w:tab w:val="left" w:pos="377"/>
              </w:tabs>
              <w:spacing w:before="118" w:line="600" w:lineRule="auto"/>
              <w:ind w:left="50"/>
              <w:jc w:val="left"/>
              <w:rPr>
                <w:rFonts w:ascii="Times New Roman" w:hAnsi="Times New Roman" w:cs="Times New Roman"/>
                <w:sz w:val="20"/>
                <w:szCs w:val="20"/>
              </w:rPr>
            </w:pPr>
            <w:hyperlink r:id="rId12" w:anchor="_bookmark19" w:history="1">
              <w:r w:rsidRPr="006E5FD2">
                <w:rPr>
                  <w:rStyle w:val="Hyperlink"/>
                  <w:rFonts w:ascii="Times New Roman" w:hAnsi="Times New Roman" w:cs="Times New Roman"/>
                  <w:color w:val="auto"/>
                  <w:w w:val="115"/>
                  <w:sz w:val="20"/>
                  <w:szCs w:val="20"/>
                  <w:u w:val="none"/>
                </w:rPr>
                <w:t>3</w:t>
              </w:r>
              <w:r w:rsidRPr="006E5FD2">
                <w:rPr>
                  <w:rStyle w:val="Hyperlink"/>
                  <w:rFonts w:ascii="Times New Roman" w:hAnsi="Times New Roman" w:cs="Times New Roman"/>
                  <w:color w:val="auto"/>
                  <w:w w:val="115"/>
                  <w:sz w:val="20"/>
                  <w:szCs w:val="20"/>
                  <w:u w:val="none"/>
                </w:rPr>
                <w:tab/>
              </w:r>
              <w:r w:rsidR="00C82436" w:rsidRPr="006E5FD2">
                <w:rPr>
                  <w:rStyle w:val="Hyperlink"/>
                  <w:rFonts w:ascii="Times New Roman" w:hAnsi="Times New Roman" w:cs="Times New Roman"/>
                  <w:color w:val="auto"/>
                  <w:w w:val="115"/>
                  <w:sz w:val="20"/>
                  <w:szCs w:val="20"/>
                  <w:u w:val="none"/>
                </w:rPr>
                <w:t xml:space="preserve">     </w:t>
              </w:r>
              <w:r w:rsidR="00AD370F" w:rsidRPr="006E5FD2">
                <w:rPr>
                  <w:rStyle w:val="Hyperlink"/>
                  <w:rFonts w:ascii="Times New Roman" w:hAnsi="Times New Roman" w:cs="Times New Roman"/>
                  <w:color w:val="auto"/>
                  <w:w w:val="115"/>
                  <w:sz w:val="20"/>
                  <w:szCs w:val="20"/>
                  <w:u w:val="none"/>
                </w:rPr>
                <w:t>Problem</w:t>
              </w:r>
            </w:hyperlink>
            <w:r w:rsidR="00AD370F" w:rsidRPr="006E5FD2">
              <w:rPr>
                <w:rFonts w:ascii="Times New Roman" w:hAnsi="Times New Roman" w:cs="Times New Roman"/>
                <w:sz w:val="20"/>
                <w:szCs w:val="20"/>
              </w:rPr>
              <w:t xml:space="preserve"> Statement</w:t>
            </w:r>
          </w:p>
        </w:tc>
        <w:tc>
          <w:tcPr>
            <w:tcW w:w="390" w:type="dxa"/>
            <w:hideMark/>
          </w:tcPr>
          <w:p w14:paraId="58BF000A" w14:textId="0E10D583" w:rsidR="00D67776" w:rsidRPr="006E5FD2" w:rsidRDefault="00AD370F" w:rsidP="006E5FD2">
            <w:pPr>
              <w:pStyle w:val="TableParagraph"/>
              <w:spacing w:before="118" w:line="600" w:lineRule="auto"/>
              <w:ind w:left="162"/>
              <w:rPr>
                <w:rFonts w:ascii="Times New Roman" w:hAnsi="Times New Roman" w:cs="Times New Roman"/>
                <w:sz w:val="20"/>
                <w:szCs w:val="20"/>
              </w:rPr>
            </w:pPr>
            <w:r w:rsidRPr="006E5FD2">
              <w:rPr>
                <w:rFonts w:ascii="Times New Roman" w:hAnsi="Times New Roman" w:cs="Times New Roman"/>
                <w:w w:val="112"/>
                <w:sz w:val="20"/>
                <w:szCs w:val="20"/>
              </w:rPr>
              <w:t>8</w:t>
            </w:r>
          </w:p>
        </w:tc>
      </w:tr>
      <w:tr w:rsidR="00C82436" w:rsidRPr="006E5FD2" w14:paraId="5F44636C" w14:textId="77777777" w:rsidTr="006E5FD2">
        <w:trPr>
          <w:trHeight w:val="328"/>
        </w:trPr>
        <w:tc>
          <w:tcPr>
            <w:tcW w:w="7932" w:type="dxa"/>
            <w:hideMark/>
          </w:tcPr>
          <w:p w14:paraId="443149B8" w14:textId="233690C7" w:rsidR="00D67776" w:rsidRPr="006E5FD2" w:rsidRDefault="00D67776" w:rsidP="006E5FD2">
            <w:pPr>
              <w:pStyle w:val="TableParagraph"/>
              <w:tabs>
                <w:tab w:val="left" w:pos="501"/>
              </w:tabs>
              <w:spacing w:line="600" w:lineRule="auto"/>
              <w:ind w:right="129"/>
              <w:jc w:val="left"/>
              <w:rPr>
                <w:rFonts w:ascii="Times New Roman" w:hAnsi="Times New Roman" w:cs="Times New Roman"/>
                <w:sz w:val="20"/>
                <w:szCs w:val="20"/>
              </w:rPr>
            </w:pPr>
            <w:hyperlink r:id="rId13" w:anchor="_bookmark20" w:history="1">
              <w:r w:rsidRPr="006E5FD2">
                <w:rPr>
                  <w:rStyle w:val="Hyperlink"/>
                  <w:rFonts w:ascii="Times New Roman" w:hAnsi="Times New Roman" w:cs="Times New Roman"/>
                  <w:color w:val="auto"/>
                  <w:w w:val="105"/>
                  <w:sz w:val="20"/>
                  <w:szCs w:val="20"/>
                  <w:u w:val="none"/>
                </w:rPr>
                <w:t>3.1</w:t>
              </w:r>
              <w:r w:rsidR="00AD370F" w:rsidRPr="006E5FD2">
                <w:rPr>
                  <w:rStyle w:val="Hyperlink"/>
                  <w:rFonts w:ascii="Times New Roman" w:hAnsi="Times New Roman" w:cs="Times New Roman"/>
                  <w:color w:val="auto"/>
                  <w:w w:val="105"/>
                  <w:sz w:val="20"/>
                  <w:szCs w:val="20"/>
                  <w:u w:val="none"/>
                </w:rPr>
                <w:t xml:space="preserve"> </w:t>
              </w:r>
              <w:r w:rsidR="00C82436" w:rsidRPr="006E5FD2">
                <w:rPr>
                  <w:rStyle w:val="Hyperlink"/>
                  <w:rFonts w:ascii="Times New Roman" w:hAnsi="Times New Roman" w:cs="Times New Roman"/>
                  <w:color w:val="auto"/>
                  <w:w w:val="105"/>
                  <w:sz w:val="20"/>
                  <w:szCs w:val="20"/>
                  <w:u w:val="none"/>
                </w:rPr>
                <w:t xml:space="preserve">    </w:t>
              </w:r>
              <w:r w:rsidR="00AD370F" w:rsidRPr="006E5FD2">
                <w:rPr>
                  <w:rStyle w:val="Hyperlink"/>
                  <w:rFonts w:ascii="Times New Roman" w:hAnsi="Times New Roman" w:cs="Times New Roman"/>
                  <w:color w:val="auto"/>
                  <w:w w:val="105"/>
                  <w:sz w:val="20"/>
                  <w:szCs w:val="20"/>
                  <w:u w:val="none"/>
                </w:rPr>
                <w:t xml:space="preserve">  Objectives</w:t>
              </w:r>
            </w:hyperlink>
            <w:r w:rsidRPr="006E5FD2">
              <w:rPr>
                <w:rFonts w:ascii="Times New Roman" w:hAnsi="Times New Roman" w:cs="Times New Roman"/>
                <w:w w:val="105"/>
                <w:sz w:val="20"/>
                <w:szCs w:val="20"/>
              </w:rPr>
              <w:t xml:space="preserve"> </w:t>
            </w:r>
            <w:r w:rsidRPr="006E5FD2">
              <w:rPr>
                <w:rFonts w:ascii="Times New Roman" w:hAnsi="Times New Roman" w:cs="Times New Roman"/>
                <w:spacing w:val="11"/>
                <w:w w:val="105"/>
                <w:sz w:val="20"/>
                <w:szCs w:val="20"/>
              </w:rPr>
              <w:t xml:space="preserve"> </w:t>
            </w:r>
          </w:p>
        </w:tc>
        <w:tc>
          <w:tcPr>
            <w:tcW w:w="390" w:type="dxa"/>
            <w:hideMark/>
          </w:tcPr>
          <w:p w14:paraId="31E5FDBF" w14:textId="65E5C625" w:rsidR="00D67776" w:rsidRPr="006E5FD2" w:rsidRDefault="00AD370F" w:rsidP="006E5FD2">
            <w:pPr>
              <w:pStyle w:val="TableParagraph"/>
              <w:spacing w:line="600" w:lineRule="auto"/>
              <w:ind w:left="177"/>
              <w:rPr>
                <w:rFonts w:ascii="Times New Roman" w:hAnsi="Times New Roman" w:cs="Times New Roman"/>
                <w:sz w:val="20"/>
                <w:szCs w:val="20"/>
              </w:rPr>
            </w:pPr>
            <w:r w:rsidRPr="006E5FD2">
              <w:rPr>
                <w:rFonts w:ascii="Times New Roman" w:hAnsi="Times New Roman" w:cs="Times New Roman"/>
                <w:w w:val="97"/>
                <w:sz w:val="20"/>
                <w:szCs w:val="20"/>
              </w:rPr>
              <w:t>8</w:t>
            </w:r>
          </w:p>
        </w:tc>
      </w:tr>
      <w:tr w:rsidR="00C82436" w:rsidRPr="006E5FD2" w14:paraId="01D379FB" w14:textId="77777777" w:rsidTr="006E5FD2">
        <w:trPr>
          <w:trHeight w:val="54"/>
        </w:trPr>
        <w:tc>
          <w:tcPr>
            <w:tcW w:w="7932" w:type="dxa"/>
            <w:hideMark/>
          </w:tcPr>
          <w:p w14:paraId="239DB646" w14:textId="36941D8B" w:rsidR="002D6398" w:rsidRPr="006E5FD2" w:rsidRDefault="00D67776" w:rsidP="006E5FD2">
            <w:pPr>
              <w:pStyle w:val="NormalWeb"/>
              <w:spacing w:before="0" w:after="0" w:line="600" w:lineRule="auto"/>
              <w:rPr>
                <w:sz w:val="20"/>
                <w:szCs w:val="20"/>
              </w:rPr>
            </w:pPr>
            <w:hyperlink r:id="rId14" w:anchor="_bookmark21" w:history="1">
              <w:r w:rsidRPr="006E5FD2">
                <w:rPr>
                  <w:rStyle w:val="Hyperlink"/>
                  <w:color w:val="auto"/>
                  <w:w w:val="105"/>
                  <w:sz w:val="20"/>
                  <w:szCs w:val="20"/>
                  <w:u w:val="none"/>
                </w:rPr>
                <w:t>3.</w:t>
              </w:r>
              <w:r w:rsidR="002D6398" w:rsidRPr="006E5FD2">
                <w:rPr>
                  <w:rStyle w:val="Hyperlink"/>
                  <w:color w:val="auto"/>
                  <w:w w:val="105"/>
                  <w:sz w:val="20"/>
                  <w:szCs w:val="20"/>
                  <w:u w:val="none"/>
                </w:rPr>
                <w:t>2</w:t>
              </w:r>
              <w:r w:rsidRPr="006E5FD2">
                <w:rPr>
                  <w:rStyle w:val="Hyperlink"/>
                  <w:color w:val="auto"/>
                  <w:w w:val="105"/>
                  <w:sz w:val="20"/>
                  <w:szCs w:val="20"/>
                  <w:u w:val="none"/>
                </w:rPr>
                <w:tab/>
              </w:r>
              <w:r w:rsidR="00C82436" w:rsidRPr="006E5FD2">
                <w:rPr>
                  <w:rStyle w:val="Hyperlink"/>
                  <w:color w:val="auto"/>
                  <w:w w:val="105"/>
                  <w:sz w:val="20"/>
                  <w:szCs w:val="20"/>
                  <w:u w:val="none"/>
                </w:rPr>
                <w:t xml:space="preserve">      </w:t>
              </w:r>
              <w:r w:rsidR="002D6398" w:rsidRPr="006E5FD2">
                <w:rPr>
                  <w:sz w:val="20"/>
                  <w:szCs w:val="20"/>
                </w:rPr>
                <w:t>Development Process and Methodology</w:t>
              </w:r>
              <w:r w:rsidR="002D6398" w:rsidRPr="006E5FD2">
                <w:rPr>
                  <w:sz w:val="20"/>
                  <w:szCs w:val="20"/>
                </w:rPr>
                <w:t xml:space="preserve"> </w:t>
              </w:r>
            </w:hyperlink>
            <w:r w:rsidR="002D6398" w:rsidRPr="006E5FD2">
              <w:rPr>
                <w:sz w:val="20"/>
                <w:szCs w:val="20"/>
              </w:rPr>
              <w:t xml:space="preserve">    </w:t>
            </w:r>
          </w:p>
          <w:p w14:paraId="5DA71AAC" w14:textId="6F1B65C1" w:rsidR="002D6398" w:rsidRPr="006E5FD2" w:rsidRDefault="002D6398" w:rsidP="006E5FD2">
            <w:pPr>
              <w:pStyle w:val="NormalWeb"/>
              <w:spacing w:line="600" w:lineRule="auto"/>
              <w:rPr>
                <w:sz w:val="20"/>
                <w:szCs w:val="20"/>
              </w:rPr>
            </w:pPr>
          </w:p>
        </w:tc>
        <w:tc>
          <w:tcPr>
            <w:tcW w:w="390" w:type="dxa"/>
            <w:hideMark/>
          </w:tcPr>
          <w:p w14:paraId="6EB71CA9" w14:textId="1F3A29D2" w:rsidR="00D67776" w:rsidRPr="006E5FD2" w:rsidRDefault="002D6398" w:rsidP="006E5FD2">
            <w:pPr>
              <w:pStyle w:val="TableParagraph"/>
              <w:spacing w:line="600" w:lineRule="auto"/>
              <w:ind w:left="177"/>
              <w:rPr>
                <w:rFonts w:ascii="Times New Roman" w:hAnsi="Times New Roman" w:cs="Times New Roman"/>
                <w:sz w:val="20"/>
                <w:szCs w:val="20"/>
              </w:rPr>
            </w:pPr>
            <w:r w:rsidRPr="006E5FD2">
              <w:rPr>
                <w:rFonts w:ascii="Times New Roman" w:hAnsi="Times New Roman" w:cs="Times New Roman"/>
                <w:w w:val="97"/>
                <w:sz w:val="20"/>
                <w:szCs w:val="20"/>
              </w:rPr>
              <w:t>8</w:t>
            </w:r>
          </w:p>
        </w:tc>
      </w:tr>
      <w:tr w:rsidR="00C82436" w:rsidRPr="006E5FD2" w14:paraId="7ABDD961" w14:textId="77777777" w:rsidTr="006E5FD2">
        <w:trPr>
          <w:trHeight w:val="328"/>
        </w:trPr>
        <w:tc>
          <w:tcPr>
            <w:tcW w:w="7932" w:type="dxa"/>
            <w:hideMark/>
          </w:tcPr>
          <w:p w14:paraId="28FB4BF4" w14:textId="6B3E372F" w:rsidR="00D67776" w:rsidRPr="006E5FD2" w:rsidRDefault="002D6398" w:rsidP="006E5FD2">
            <w:pPr>
              <w:pStyle w:val="NormalWeb"/>
              <w:spacing w:before="0" w:after="0" w:line="600" w:lineRule="auto"/>
              <w:rPr>
                <w:sz w:val="20"/>
                <w:szCs w:val="20"/>
              </w:rPr>
            </w:pPr>
            <w:r w:rsidRPr="006E5FD2">
              <w:rPr>
                <w:sz w:val="20"/>
                <w:szCs w:val="20"/>
              </w:rPr>
              <w:t>3.2.1</w:t>
            </w:r>
            <w:r w:rsidRPr="006E5FD2">
              <w:rPr>
                <w:sz w:val="20"/>
                <w:szCs w:val="20"/>
              </w:rPr>
              <w:tab/>
            </w:r>
            <w:r w:rsidR="00C82436" w:rsidRPr="006E5FD2">
              <w:rPr>
                <w:sz w:val="20"/>
                <w:szCs w:val="20"/>
              </w:rPr>
              <w:t xml:space="preserve">   </w:t>
            </w:r>
            <w:r w:rsidRPr="006E5FD2">
              <w:rPr>
                <w:sz w:val="20"/>
                <w:szCs w:val="20"/>
              </w:rPr>
              <w:t>Requirement Gathering</w:t>
            </w:r>
          </w:p>
        </w:tc>
        <w:tc>
          <w:tcPr>
            <w:tcW w:w="390" w:type="dxa"/>
            <w:hideMark/>
          </w:tcPr>
          <w:p w14:paraId="4B9DAB34" w14:textId="77777777" w:rsidR="00D67776" w:rsidRPr="006E5FD2" w:rsidRDefault="00D67776" w:rsidP="006E5FD2">
            <w:pPr>
              <w:pStyle w:val="TableParagraph"/>
              <w:spacing w:line="600" w:lineRule="auto"/>
              <w:ind w:left="177"/>
              <w:rPr>
                <w:rFonts w:ascii="Times New Roman" w:hAnsi="Times New Roman" w:cs="Times New Roman"/>
                <w:sz w:val="20"/>
                <w:szCs w:val="20"/>
              </w:rPr>
            </w:pPr>
            <w:r w:rsidRPr="006E5FD2">
              <w:rPr>
                <w:rFonts w:ascii="Times New Roman" w:hAnsi="Times New Roman" w:cs="Times New Roman"/>
                <w:w w:val="97"/>
                <w:sz w:val="20"/>
                <w:szCs w:val="20"/>
              </w:rPr>
              <w:t>8</w:t>
            </w:r>
          </w:p>
        </w:tc>
      </w:tr>
      <w:tr w:rsidR="00C82436" w:rsidRPr="006E5FD2" w14:paraId="4D1690B9" w14:textId="77777777" w:rsidTr="006E5FD2">
        <w:trPr>
          <w:trHeight w:val="273"/>
        </w:trPr>
        <w:tc>
          <w:tcPr>
            <w:tcW w:w="7932" w:type="dxa"/>
          </w:tcPr>
          <w:p w14:paraId="6049693B" w14:textId="26E8DFE0" w:rsidR="00D67776" w:rsidRPr="006E5FD2" w:rsidRDefault="002D6398" w:rsidP="006E5FD2">
            <w:pPr>
              <w:pStyle w:val="NormalWeb"/>
              <w:spacing w:before="0" w:after="0" w:line="600" w:lineRule="auto"/>
              <w:rPr>
                <w:sz w:val="20"/>
                <w:szCs w:val="20"/>
              </w:rPr>
            </w:pPr>
            <w:r w:rsidRPr="006E5FD2">
              <w:rPr>
                <w:sz w:val="20"/>
                <w:szCs w:val="20"/>
              </w:rPr>
              <w:t>3.2.2</w:t>
            </w:r>
            <w:r w:rsidRPr="006E5FD2">
              <w:rPr>
                <w:sz w:val="20"/>
                <w:szCs w:val="20"/>
              </w:rPr>
              <w:tab/>
            </w:r>
            <w:r w:rsidR="00C82436" w:rsidRPr="006E5FD2">
              <w:rPr>
                <w:sz w:val="20"/>
                <w:szCs w:val="20"/>
              </w:rPr>
              <w:t xml:space="preserve">   </w:t>
            </w:r>
            <w:r w:rsidRPr="006E5FD2">
              <w:rPr>
                <w:sz w:val="20"/>
                <w:szCs w:val="20"/>
              </w:rPr>
              <w:t>Transfer of Gathered Data to MySQL Workbench</w:t>
            </w:r>
          </w:p>
        </w:tc>
        <w:tc>
          <w:tcPr>
            <w:tcW w:w="390" w:type="dxa"/>
          </w:tcPr>
          <w:p w14:paraId="7B56D42C" w14:textId="69B6DA87" w:rsidR="00D67776" w:rsidRPr="006E5FD2" w:rsidRDefault="002D6398" w:rsidP="006E5FD2">
            <w:pPr>
              <w:pStyle w:val="TableParagraph"/>
              <w:spacing w:before="0" w:line="600" w:lineRule="auto"/>
              <w:ind w:left="177"/>
              <w:rPr>
                <w:rFonts w:ascii="Times New Roman" w:hAnsi="Times New Roman" w:cs="Times New Roman"/>
                <w:sz w:val="20"/>
                <w:szCs w:val="20"/>
              </w:rPr>
            </w:pPr>
            <w:r w:rsidRPr="006E5FD2">
              <w:rPr>
                <w:rFonts w:ascii="Times New Roman" w:hAnsi="Times New Roman" w:cs="Times New Roman"/>
                <w:sz w:val="20"/>
                <w:szCs w:val="20"/>
              </w:rPr>
              <w:t>9</w:t>
            </w:r>
          </w:p>
        </w:tc>
      </w:tr>
      <w:tr w:rsidR="00C82436" w:rsidRPr="006E5FD2" w14:paraId="0BC96229" w14:textId="77777777" w:rsidTr="006E5FD2">
        <w:trPr>
          <w:trHeight w:val="273"/>
        </w:trPr>
        <w:tc>
          <w:tcPr>
            <w:tcW w:w="7932" w:type="dxa"/>
          </w:tcPr>
          <w:p w14:paraId="34FB6E13" w14:textId="5AA3E994" w:rsidR="002D6398" w:rsidRPr="006E5FD2" w:rsidRDefault="002D6398" w:rsidP="006E5FD2">
            <w:pPr>
              <w:pStyle w:val="NormalWeb"/>
              <w:spacing w:before="0" w:after="0" w:line="600" w:lineRule="auto"/>
              <w:rPr>
                <w:sz w:val="20"/>
                <w:szCs w:val="20"/>
              </w:rPr>
            </w:pPr>
            <w:r w:rsidRPr="006E5FD2">
              <w:rPr>
                <w:sz w:val="20"/>
                <w:szCs w:val="20"/>
              </w:rPr>
              <w:t>3.2.2.1</w:t>
            </w:r>
            <w:r w:rsidRPr="006E5FD2">
              <w:rPr>
                <w:sz w:val="20"/>
                <w:szCs w:val="20"/>
              </w:rPr>
              <w:tab/>
              <w:t>Automatic Data Transfer</w:t>
            </w:r>
          </w:p>
        </w:tc>
        <w:tc>
          <w:tcPr>
            <w:tcW w:w="390" w:type="dxa"/>
          </w:tcPr>
          <w:p w14:paraId="2CBA8D3F" w14:textId="2A4CAD5F" w:rsidR="002D6398" w:rsidRPr="006E5FD2" w:rsidRDefault="002D6398"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9</w:t>
            </w:r>
          </w:p>
        </w:tc>
      </w:tr>
      <w:tr w:rsidR="00C82436" w:rsidRPr="006E5FD2" w14:paraId="531E6A1D" w14:textId="77777777" w:rsidTr="006E5FD2">
        <w:trPr>
          <w:trHeight w:val="54"/>
        </w:trPr>
        <w:tc>
          <w:tcPr>
            <w:tcW w:w="7932" w:type="dxa"/>
          </w:tcPr>
          <w:p w14:paraId="04C7C366" w14:textId="47E86A54" w:rsidR="002D6398" w:rsidRPr="006E5FD2" w:rsidRDefault="002D6398" w:rsidP="006E5FD2">
            <w:pPr>
              <w:pStyle w:val="NormalWeb"/>
              <w:spacing w:before="0" w:after="0" w:line="600" w:lineRule="auto"/>
              <w:rPr>
                <w:sz w:val="20"/>
                <w:szCs w:val="20"/>
              </w:rPr>
            </w:pPr>
            <w:r w:rsidRPr="006E5FD2">
              <w:rPr>
                <w:sz w:val="20"/>
                <w:szCs w:val="20"/>
              </w:rPr>
              <w:t>3.2.2.2</w:t>
            </w:r>
            <w:r w:rsidRPr="006E5FD2">
              <w:rPr>
                <w:sz w:val="20"/>
                <w:szCs w:val="20"/>
              </w:rPr>
              <w:tab/>
              <w:t>Manual Transfe</w:t>
            </w:r>
            <w:r w:rsidRPr="006E5FD2">
              <w:rPr>
                <w:sz w:val="20"/>
                <w:szCs w:val="20"/>
              </w:rPr>
              <w:t>r</w:t>
            </w:r>
          </w:p>
        </w:tc>
        <w:tc>
          <w:tcPr>
            <w:tcW w:w="390" w:type="dxa"/>
          </w:tcPr>
          <w:p w14:paraId="7E9FCA3C" w14:textId="383FBB7B" w:rsidR="002D6398" w:rsidRPr="006E5FD2" w:rsidRDefault="002D6398"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10</w:t>
            </w:r>
          </w:p>
        </w:tc>
      </w:tr>
      <w:tr w:rsidR="00C82436" w:rsidRPr="006E5FD2" w14:paraId="0370876E" w14:textId="77777777" w:rsidTr="006E5FD2">
        <w:trPr>
          <w:trHeight w:val="54"/>
        </w:trPr>
        <w:tc>
          <w:tcPr>
            <w:tcW w:w="7932" w:type="dxa"/>
          </w:tcPr>
          <w:p w14:paraId="61A196BF" w14:textId="22C13886" w:rsidR="002D6398" w:rsidRPr="006E5FD2" w:rsidRDefault="002D6398" w:rsidP="006E5FD2">
            <w:pPr>
              <w:pStyle w:val="NormalWeb"/>
              <w:spacing w:before="0" w:after="0" w:line="600" w:lineRule="auto"/>
              <w:rPr>
                <w:sz w:val="20"/>
                <w:szCs w:val="20"/>
              </w:rPr>
            </w:pPr>
            <w:r w:rsidRPr="006E5FD2">
              <w:rPr>
                <w:sz w:val="20"/>
                <w:szCs w:val="20"/>
              </w:rPr>
              <w:t xml:space="preserve">3.2.3      </w:t>
            </w:r>
            <w:r w:rsidRPr="006E5FD2">
              <w:rPr>
                <w:sz w:val="20"/>
                <w:szCs w:val="20"/>
              </w:rPr>
              <w:t>Design Phase</w:t>
            </w:r>
          </w:p>
        </w:tc>
        <w:tc>
          <w:tcPr>
            <w:tcW w:w="390" w:type="dxa"/>
          </w:tcPr>
          <w:p w14:paraId="0F2116B3" w14:textId="0CB564D3" w:rsidR="002D6398" w:rsidRPr="006E5FD2" w:rsidRDefault="002D6398"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 xml:space="preserve">10     </w:t>
            </w:r>
          </w:p>
        </w:tc>
      </w:tr>
      <w:tr w:rsidR="00C82436" w:rsidRPr="006E5FD2" w14:paraId="0DF9BBCB" w14:textId="77777777" w:rsidTr="006E5FD2">
        <w:trPr>
          <w:trHeight w:val="54"/>
        </w:trPr>
        <w:tc>
          <w:tcPr>
            <w:tcW w:w="7932" w:type="dxa"/>
          </w:tcPr>
          <w:p w14:paraId="1AB2B9BF" w14:textId="561E8B7E" w:rsidR="002D6398" w:rsidRPr="006E5FD2" w:rsidRDefault="002D6398" w:rsidP="006E5FD2">
            <w:pPr>
              <w:pStyle w:val="NormalWeb"/>
              <w:spacing w:before="0" w:after="0" w:line="600" w:lineRule="auto"/>
              <w:rPr>
                <w:sz w:val="20"/>
                <w:szCs w:val="20"/>
              </w:rPr>
            </w:pPr>
            <w:r w:rsidRPr="006E5FD2">
              <w:rPr>
                <w:sz w:val="20"/>
                <w:szCs w:val="20"/>
              </w:rPr>
              <w:t xml:space="preserve">3.3 </w:t>
            </w:r>
            <w:r w:rsidRPr="006E5FD2">
              <w:rPr>
                <w:sz w:val="20"/>
                <w:szCs w:val="20"/>
              </w:rPr>
              <w:t xml:space="preserve">        </w:t>
            </w:r>
            <w:r w:rsidRPr="006E5FD2">
              <w:rPr>
                <w:sz w:val="20"/>
                <w:szCs w:val="20"/>
              </w:rPr>
              <w:t>Project Plan and Deliverables</w:t>
            </w:r>
          </w:p>
        </w:tc>
        <w:tc>
          <w:tcPr>
            <w:tcW w:w="390" w:type="dxa"/>
          </w:tcPr>
          <w:p w14:paraId="558C99EB" w14:textId="706B6978" w:rsidR="00C82436" w:rsidRPr="006E5FD2" w:rsidRDefault="002D6398"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11</w:t>
            </w:r>
          </w:p>
        </w:tc>
      </w:tr>
      <w:tr w:rsidR="00C82436" w:rsidRPr="006E5FD2" w14:paraId="384F379D" w14:textId="77777777" w:rsidTr="006E5FD2">
        <w:trPr>
          <w:trHeight w:val="54"/>
        </w:trPr>
        <w:tc>
          <w:tcPr>
            <w:tcW w:w="7932" w:type="dxa"/>
          </w:tcPr>
          <w:p w14:paraId="37853B82" w14:textId="0D716EE8" w:rsidR="002D6398" w:rsidRPr="006E5FD2" w:rsidRDefault="002D6398" w:rsidP="006E5FD2">
            <w:pPr>
              <w:spacing w:line="600" w:lineRule="auto"/>
              <w:jc w:val="left"/>
            </w:pPr>
            <w:r w:rsidRPr="006E5FD2">
              <w:t xml:space="preserve">4.0         </w:t>
            </w:r>
            <w:r w:rsidRPr="006E5FD2">
              <w:t>Design</w:t>
            </w:r>
          </w:p>
        </w:tc>
        <w:tc>
          <w:tcPr>
            <w:tcW w:w="390" w:type="dxa"/>
          </w:tcPr>
          <w:p w14:paraId="0D48AE31" w14:textId="09C4F6FC" w:rsidR="002D6398" w:rsidRPr="006E5FD2" w:rsidRDefault="002D6398"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12</w:t>
            </w:r>
          </w:p>
        </w:tc>
      </w:tr>
      <w:tr w:rsidR="006E5FD2" w:rsidRPr="006E5FD2" w14:paraId="26CCAEE4" w14:textId="77777777" w:rsidTr="006E5FD2">
        <w:trPr>
          <w:trHeight w:val="54"/>
        </w:trPr>
        <w:tc>
          <w:tcPr>
            <w:tcW w:w="7932" w:type="dxa"/>
          </w:tcPr>
          <w:p w14:paraId="6A52E5A8" w14:textId="798DC15F" w:rsidR="002D6398" w:rsidRPr="006E5FD2" w:rsidRDefault="002D6398" w:rsidP="006E5FD2">
            <w:pPr>
              <w:spacing w:line="600" w:lineRule="auto"/>
              <w:jc w:val="left"/>
            </w:pPr>
            <w:r w:rsidRPr="006E5FD2">
              <w:t xml:space="preserve">4.1         </w:t>
            </w:r>
            <w:r w:rsidRPr="006E5FD2">
              <w:t>Database Selection</w:t>
            </w:r>
          </w:p>
        </w:tc>
        <w:tc>
          <w:tcPr>
            <w:tcW w:w="390" w:type="dxa"/>
          </w:tcPr>
          <w:p w14:paraId="09413CF8" w14:textId="37C9528E" w:rsidR="002D6398" w:rsidRPr="006E5FD2" w:rsidRDefault="002D6398"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12</w:t>
            </w:r>
          </w:p>
        </w:tc>
      </w:tr>
      <w:tr w:rsidR="006E5FD2" w:rsidRPr="006E5FD2" w14:paraId="180102F8" w14:textId="77777777" w:rsidTr="006E5FD2">
        <w:trPr>
          <w:trHeight w:val="54"/>
        </w:trPr>
        <w:tc>
          <w:tcPr>
            <w:tcW w:w="7932" w:type="dxa"/>
          </w:tcPr>
          <w:p w14:paraId="43A80F69" w14:textId="62BFF7AE" w:rsidR="002D6398" w:rsidRPr="006E5FD2" w:rsidRDefault="002D6398" w:rsidP="006E5FD2">
            <w:pPr>
              <w:spacing w:line="600" w:lineRule="auto"/>
              <w:jc w:val="left"/>
            </w:pPr>
            <w:r w:rsidRPr="006E5FD2">
              <w:t xml:space="preserve">4.2         </w:t>
            </w:r>
            <w:r w:rsidRPr="006E5FD2">
              <w:t>Data Model Design</w:t>
            </w:r>
          </w:p>
        </w:tc>
        <w:tc>
          <w:tcPr>
            <w:tcW w:w="390" w:type="dxa"/>
          </w:tcPr>
          <w:p w14:paraId="21641832" w14:textId="3C161F60" w:rsidR="002D6398" w:rsidRPr="006E5FD2" w:rsidRDefault="002D6398"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13</w:t>
            </w:r>
          </w:p>
        </w:tc>
      </w:tr>
      <w:tr w:rsidR="006E5FD2" w:rsidRPr="006E5FD2" w14:paraId="480F9E49" w14:textId="77777777" w:rsidTr="006E5FD2">
        <w:trPr>
          <w:trHeight w:val="54"/>
        </w:trPr>
        <w:tc>
          <w:tcPr>
            <w:tcW w:w="7932" w:type="dxa"/>
          </w:tcPr>
          <w:p w14:paraId="30A22FB0" w14:textId="1460DB0B" w:rsidR="002D6398" w:rsidRPr="006E5FD2" w:rsidRDefault="002D6398" w:rsidP="006E5FD2">
            <w:pPr>
              <w:spacing w:line="600" w:lineRule="auto"/>
              <w:jc w:val="left"/>
            </w:pPr>
            <w:r w:rsidRPr="006E5FD2">
              <w:t xml:space="preserve">4.3 </w:t>
            </w:r>
            <w:r w:rsidRPr="006E5FD2">
              <w:t xml:space="preserve">        </w:t>
            </w:r>
            <w:r w:rsidRPr="006E5FD2">
              <w:t>User Interface Design</w:t>
            </w:r>
          </w:p>
        </w:tc>
        <w:tc>
          <w:tcPr>
            <w:tcW w:w="390" w:type="dxa"/>
          </w:tcPr>
          <w:p w14:paraId="590C4DC0" w14:textId="70F581C8" w:rsidR="002D6398" w:rsidRPr="006E5FD2" w:rsidRDefault="002D6398"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13</w:t>
            </w:r>
          </w:p>
        </w:tc>
      </w:tr>
      <w:tr w:rsidR="006E5FD2" w:rsidRPr="006E5FD2" w14:paraId="741E28F0" w14:textId="77777777" w:rsidTr="006E5FD2">
        <w:trPr>
          <w:trHeight w:val="54"/>
        </w:trPr>
        <w:tc>
          <w:tcPr>
            <w:tcW w:w="7932" w:type="dxa"/>
          </w:tcPr>
          <w:p w14:paraId="2D38FA5A" w14:textId="145ED011" w:rsidR="002D6398" w:rsidRPr="006E5FD2" w:rsidRDefault="00B418B5" w:rsidP="006E5FD2">
            <w:pPr>
              <w:spacing w:line="600" w:lineRule="auto"/>
              <w:jc w:val="left"/>
            </w:pPr>
            <w:r w:rsidRPr="006E5FD2">
              <w:t xml:space="preserve">4.4 </w:t>
            </w:r>
            <w:r w:rsidRPr="006E5FD2">
              <w:t xml:space="preserve">        </w:t>
            </w:r>
            <w:r w:rsidRPr="006E5FD2">
              <w:t>Programming Language and Framework</w:t>
            </w:r>
          </w:p>
        </w:tc>
        <w:tc>
          <w:tcPr>
            <w:tcW w:w="390" w:type="dxa"/>
          </w:tcPr>
          <w:p w14:paraId="7DE9242F" w14:textId="26C3CF3A" w:rsidR="002D6398"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6E5FD2" w:rsidRPr="006E5FD2" w14:paraId="66350BF7" w14:textId="77777777" w:rsidTr="006E5FD2">
        <w:trPr>
          <w:trHeight w:val="54"/>
        </w:trPr>
        <w:tc>
          <w:tcPr>
            <w:tcW w:w="7932" w:type="dxa"/>
          </w:tcPr>
          <w:p w14:paraId="0B0C0524" w14:textId="1BA2974D" w:rsidR="00B418B5" w:rsidRPr="006E5FD2" w:rsidRDefault="00B418B5" w:rsidP="006E5FD2">
            <w:pPr>
              <w:spacing w:line="600" w:lineRule="auto"/>
              <w:jc w:val="left"/>
            </w:pPr>
            <w:r w:rsidRPr="006E5FD2">
              <w:t xml:space="preserve">4.5         </w:t>
            </w:r>
            <w:r w:rsidRPr="006E5FD2">
              <w:t>Design Trade-offs and Justifications</w:t>
            </w:r>
          </w:p>
        </w:tc>
        <w:tc>
          <w:tcPr>
            <w:tcW w:w="390" w:type="dxa"/>
          </w:tcPr>
          <w:p w14:paraId="672DE19C" w14:textId="0A0C9AAC"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6E5FD2" w:rsidRPr="006E5FD2" w14:paraId="329CB4D5" w14:textId="77777777" w:rsidTr="006E5FD2">
        <w:trPr>
          <w:trHeight w:val="54"/>
        </w:trPr>
        <w:tc>
          <w:tcPr>
            <w:tcW w:w="7932" w:type="dxa"/>
          </w:tcPr>
          <w:p w14:paraId="48C496A4" w14:textId="13F3320E" w:rsidR="00B418B5" w:rsidRPr="006E5FD2" w:rsidRDefault="00B418B5" w:rsidP="006E5FD2">
            <w:pPr>
              <w:spacing w:line="600" w:lineRule="auto"/>
              <w:jc w:val="left"/>
            </w:pPr>
            <w:r w:rsidRPr="006E5FD2">
              <w:t>4.6         Appraisal</w:t>
            </w:r>
          </w:p>
        </w:tc>
        <w:tc>
          <w:tcPr>
            <w:tcW w:w="390" w:type="dxa"/>
          </w:tcPr>
          <w:p w14:paraId="38D3DB9C" w14:textId="28F99DB5"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6E5FD2" w:rsidRPr="006E5FD2" w14:paraId="69EDD8A2" w14:textId="77777777" w:rsidTr="006E5FD2">
        <w:trPr>
          <w:trHeight w:val="54"/>
        </w:trPr>
        <w:tc>
          <w:tcPr>
            <w:tcW w:w="7932" w:type="dxa"/>
          </w:tcPr>
          <w:p w14:paraId="191A6344" w14:textId="1FFBE52D" w:rsidR="00B418B5" w:rsidRPr="006E5FD2" w:rsidRDefault="00B418B5" w:rsidP="006E5FD2">
            <w:pPr>
              <w:spacing w:line="600" w:lineRule="auto"/>
              <w:jc w:val="left"/>
            </w:pPr>
            <w:r w:rsidRPr="006E5FD2">
              <w:t xml:space="preserve">4.6.1       </w:t>
            </w:r>
            <w:r w:rsidRPr="006E5FD2">
              <w:t>Reasons for the choice of technologies used.</w:t>
            </w:r>
          </w:p>
        </w:tc>
        <w:tc>
          <w:tcPr>
            <w:tcW w:w="390" w:type="dxa"/>
          </w:tcPr>
          <w:p w14:paraId="245EF51B" w14:textId="4E78F5D3"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C82436" w:rsidRPr="006E5FD2" w14:paraId="30718E89" w14:textId="77777777" w:rsidTr="006E5FD2">
        <w:trPr>
          <w:trHeight w:val="54"/>
        </w:trPr>
        <w:tc>
          <w:tcPr>
            <w:tcW w:w="7932" w:type="dxa"/>
          </w:tcPr>
          <w:p w14:paraId="533CBC97" w14:textId="00CCDF5B" w:rsidR="00B418B5" w:rsidRPr="006E5FD2" w:rsidRDefault="00B418B5" w:rsidP="006E5FD2">
            <w:pPr>
              <w:pStyle w:val="NormalWeb"/>
              <w:spacing w:before="0" w:after="0" w:line="600" w:lineRule="auto"/>
              <w:rPr>
                <w:sz w:val="20"/>
                <w:szCs w:val="20"/>
              </w:rPr>
            </w:pPr>
            <w:r w:rsidRPr="006E5FD2">
              <w:rPr>
                <w:sz w:val="20"/>
                <w:szCs w:val="20"/>
              </w:rPr>
              <w:t xml:space="preserve">4.6.2 </w:t>
            </w:r>
            <w:r w:rsidRPr="006E5FD2">
              <w:rPr>
                <w:sz w:val="20"/>
                <w:szCs w:val="20"/>
              </w:rPr>
              <w:t xml:space="preserve">      </w:t>
            </w:r>
            <w:r w:rsidRPr="006E5FD2">
              <w:rPr>
                <w:sz w:val="20"/>
                <w:szCs w:val="20"/>
              </w:rPr>
              <w:t>Why Google Forms for Data Input</w:t>
            </w:r>
            <w:r w:rsidR="00C82436" w:rsidRPr="006E5FD2">
              <w:rPr>
                <w:sz w:val="20"/>
                <w:szCs w:val="20"/>
              </w:rPr>
              <w:t>?</w:t>
            </w:r>
          </w:p>
        </w:tc>
        <w:tc>
          <w:tcPr>
            <w:tcW w:w="390" w:type="dxa"/>
          </w:tcPr>
          <w:p w14:paraId="5C1BC56B" w14:textId="1F00077C" w:rsidR="00B418B5" w:rsidRPr="006E5FD2" w:rsidRDefault="00B418B5"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C82436" w:rsidRPr="006E5FD2" w14:paraId="2C49FAC8" w14:textId="77777777" w:rsidTr="006E5FD2">
        <w:trPr>
          <w:trHeight w:val="54"/>
        </w:trPr>
        <w:tc>
          <w:tcPr>
            <w:tcW w:w="7932" w:type="dxa"/>
          </w:tcPr>
          <w:p w14:paraId="13C6892E" w14:textId="48A98B87" w:rsidR="00B418B5" w:rsidRPr="006E5FD2" w:rsidRDefault="00B418B5" w:rsidP="006E5FD2">
            <w:pPr>
              <w:pStyle w:val="NormalWeb"/>
              <w:spacing w:before="0" w:after="0" w:line="600" w:lineRule="auto"/>
              <w:rPr>
                <w:sz w:val="20"/>
                <w:szCs w:val="20"/>
              </w:rPr>
            </w:pPr>
            <w:r w:rsidRPr="006E5FD2">
              <w:rPr>
                <w:sz w:val="20"/>
                <w:szCs w:val="20"/>
              </w:rPr>
              <w:lastRenderedPageBreak/>
              <w:t xml:space="preserve">4.6.3      </w:t>
            </w:r>
            <w:r w:rsidR="00C82436" w:rsidRPr="006E5FD2">
              <w:rPr>
                <w:sz w:val="20"/>
                <w:szCs w:val="20"/>
              </w:rPr>
              <w:t xml:space="preserve"> </w:t>
            </w:r>
            <w:r w:rsidRPr="006E5FD2">
              <w:rPr>
                <w:sz w:val="20"/>
                <w:szCs w:val="20"/>
              </w:rPr>
              <w:t>Why Amazon RDS Database for Data Storage</w:t>
            </w:r>
            <w:r w:rsidR="00C82436" w:rsidRPr="006E5FD2">
              <w:rPr>
                <w:sz w:val="20"/>
                <w:szCs w:val="20"/>
              </w:rPr>
              <w:t>?</w:t>
            </w:r>
          </w:p>
        </w:tc>
        <w:tc>
          <w:tcPr>
            <w:tcW w:w="390" w:type="dxa"/>
          </w:tcPr>
          <w:p w14:paraId="4289673A" w14:textId="58E282AF" w:rsidR="00B418B5" w:rsidRPr="006E5FD2" w:rsidRDefault="00B418B5"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15</w:t>
            </w:r>
          </w:p>
        </w:tc>
      </w:tr>
      <w:tr w:rsidR="00C82436" w:rsidRPr="006E5FD2" w14:paraId="34E3F681" w14:textId="77777777" w:rsidTr="006E5FD2">
        <w:trPr>
          <w:trHeight w:val="54"/>
        </w:trPr>
        <w:tc>
          <w:tcPr>
            <w:tcW w:w="7932" w:type="dxa"/>
          </w:tcPr>
          <w:p w14:paraId="34759E6E" w14:textId="4DEDAB01" w:rsidR="00B418B5" w:rsidRPr="006E5FD2" w:rsidRDefault="00B418B5" w:rsidP="006E5FD2">
            <w:pPr>
              <w:pStyle w:val="NormalWeb"/>
              <w:spacing w:before="0" w:after="0" w:line="600" w:lineRule="auto"/>
              <w:rPr>
                <w:sz w:val="20"/>
                <w:szCs w:val="20"/>
              </w:rPr>
            </w:pPr>
            <w:r w:rsidRPr="006E5FD2">
              <w:rPr>
                <w:sz w:val="20"/>
                <w:szCs w:val="20"/>
              </w:rPr>
              <w:t xml:space="preserve">4.6.4     </w:t>
            </w:r>
            <w:r w:rsidR="00C82436" w:rsidRPr="006E5FD2">
              <w:rPr>
                <w:sz w:val="20"/>
                <w:szCs w:val="20"/>
              </w:rPr>
              <w:t xml:space="preserve">  </w:t>
            </w:r>
            <w:r w:rsidRPr="006E5FD2">
              <w:rPr>
                <w:sz w:val="20"/>
                <w:szCs w:val="20"/>
              </w:rPr>
              <w:t>Why MySQL Workbench for Database Management?</w:t>
            </w:r>
          </w:p>
        </w:tc>
        <w:tc>
          <w:tcPr>
            <w:tcW w:w="390" w:type="dxa"/>
          </w:tcPr>
          <w:p w14:paraId="1F4BAACB" w14:textId="790347EF" w:rsidR="00B418B5" w:rsidRPr="006E5FD2" w:rsidRDefault="00B418B5"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6</w:t>
            </w:r>
          </w:p>
        </w:tc>
      </w:tr>
      <w:tr w:rsidR="00C82436" w:rsidRPr="006E5FD2" w14:paraId="20CED8C9" w14:textId="77777777" w:rsidTr="006E5FD2">
        <w:trPr>
          <w:trHeight w:val="54"/>
        </w:trPr>
        <w:tc>
          <w:tcPr>
            <w:tcW w:w="7932" w:type="dxa"/>
          </w:tcPr>
          <w:p w14:paraId="5E1D70E3" w14:textId="57E20587" w:rsidR="00B418B5" w:rsidRPr="006E5FD2" w:rsidRDefault="00B418B5" w:rsidP="006E5FD2">
            <w:pPr>
              <w:pStyle w:val="NormalWeb"/>
              <w:spacing w:before="0" w:after="0" w:line="600" w:lineRule="auto"/>
              <w:rPr>
                <w:sz w:val="20"/>
                <w:szCs w:val="20"/>
              </w:rPr>
            </w:pPr>
            <w:r w:rsidRPr="006E5FD2">
              <w:rPr>
                <w:sz w:val="20"/>
                <w:szCs w:val="20"/>
              </w:rPr>
              <w:t xml:space="preserve">4.6.5        </w:t>
            </w:r>
            <w:r w:rsidRPr="006E5FD2">
              <w:rPr>
                <w:sz w:val="20"/>
                <w:szCs w:val="20"/>
              </w:rPr>
              <w:t xml:space="preserve">Why choose </w:t>
            </w:r>
            <w:proofErr w:type="spellStart"/>
            <w:r w:rsidRPr="006E5FD2">
              <w:rPr>
                <w:sz w:val="20"/>
                <w:szCs w:val="20"/>
              </w:rPr>
              <w:t>Streamlit</w:t>
            </w:r>
            <w:proofErr w:type="spellEnd"/>
            <w:r w:rsidRPr="006E5FD2">
              <w:rPr>
                <w:sz w:val="20"/>
                <w:szCs w:val="20"/>
              </w:rPr>
              <w:t>?</w:t>
            </w:r>
          </w:p>
        </w:tc>
        <w:tc>
          <w:tcPr>
            <w:tcW w:w="390" w:type="dxa"/>
          </w:tcPr>
          <w:p w14:paraId="2A808DDB" w14:textId="231E06AC" w:rsidR="00B418B5" w:rsidRPr="006E5FD2" w:rsidRDefault="00B418B5"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6</w:t>
            </w:r>
          </w:p>
        </w:tc>
      </w:tr>
      <w:tr w:rsidR="00C82436" w:rsidRPr="006E5FD2" w14:paraId="0BB984DA" w14:textId="77777777" w:rsidTr="006E5FD2">
        <w:trPr>
          <w:trHeight w:val="54"/>
        </w:trPr>
        <w:tc>
          <w:tcPr>
            <w:tcW w:w="7932" w:type="dxa"/>
          </w:tcPr>
          <w:p w14:paraId="4D719648" w14:textId="6F3386C8" w:rsidR="00B418B5" w:rsidRPr="006E5FD2" w:rsidRDefault="00B418B5" w:rsidP="006E5FD2">
            <w:pPr>
              <w:pStyle w:val="NormalWeb"/>
              <w:spacing w:before="0" w:after="0" w:line="600" w:lineRule="auto"/>
              <w:rPr>
                <w:sz w:val="20"/>
                <w:szCs w:val="20"/>
              </w:rPr>
            </w:pPr>
            <w:r w:rsidRPr="006E5FD2">
              <w:rPr>
                <w:sz w:val="20"/>
                <w:szCs w:val="20"/>
              </w:rPr>
              <w:t xml:space="preserve">4.6.6        </w:t>
            </w:r>
            <w:r w:rsidRPr="006E5FD2">
              <w:rPr>
                <w:sz w:val="20"/>
                <w:szCs w:val="20"/>
              </w:rPr>
              <w:t>Why choose Anaconda?</w:t>
            </w:r>
          </w:p>
        </w:tc>
        <w:tc>
          <w:tcPr>
            <w:tcW w:w="390" w:type="dxa"/>
          </w:tcPr>
          <w:p w14:paraId="199F34CE" w14:textId="6610EF4E" w:rsidR="00B418B5" w:rsidRPr="006E5FD2" w:rsidRDefault="00B418B5" w:rsidP="006E5FD2">
            <w:pPr>
              <w:pStyle w:val="TableParagraph"/>
              <w:spacing w:before="0"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6</w:t>
            </w:r>
          </w:p>
        </w:tc>
      </w:tr>
      <w:tr w:rsidR="006E5FD2" w:rsidRPr="006E5FD2" w14:paraId="198CF5E3" w14:textId="77777777" w:rsidTr="006E5FD2">
        <w:trPr>
          <w:trHeight w:val="54"/>
        </w:trPr>
        <w:tc>
          <w:tcPr>
            <w:tcW w:w="7932" w:type="dxa"/>
          </w:tcPr>
          <w:p w14:paraId="4D355C05" w14:textId="7DA68F0C" w:rsidR="00B418B5" w:rsidRPr="006E5FD2" w:rsidRDefault="00B418B5" w:rsidP="006E5FD2">
            <w:pPr>
              <w:pStyle w:val="Heading2"/>
              <w:numPr>
                <w:ilvl w:val="0"/>
                <w:numId w:val="0"/>
              </w:numPr>
              <w:spacing w:line="600" w:lineRule="auto"/>
              <w:jc w:val="left"/>
              <w:rPr>
                <w:b w:val="0"/>
                <w:sz w:val="20"/>
                <w:szCs w:val="20"/>
                <w:lang w:val="en-GB"/>
              </w:rPr>
            </w:pPr>
            <w:r w:rsidRPr="006E5FD2">
              <w:rPr>
                <w:b w:val="0"/>
                <w:sz w:val="20"/>
                <w:szCs w:val="20"/>
              </w:rPr>
              <w:t xml:space="preserve">4.6.7         </w:t>
            </w:r>
            <w:r w:rsidRPr="006E5FD2">
              <w:rPr>
                <w:b w:val="0"/>
                <w:sz w:val="20"/>
                <w:szCs w:val="20"/>
                <w:lang w:val="en-GB"/>
                <w:rPrChange w:id="0" w:author="Iain Murray" w:date="2024-04-03T10:45:00Z">
                  <w:rPr>
                    <w:color w:val="000000"/>
                    <w:sz w:val="20"/>
                    <w:szCs w:val="20"/>
                  </w:rPr>
                </w:rPrChange>
              </w:rPr>
              <w:t>Alternative technologies for creating the Historical Events visualisation</w:t>
            </w:r>
          </w:p>
        </w:tc>
        <w:tc>
          <w:tcPr>
            <w:tcW w:w="390" w:type="dxa"/>
          </w:tcPr>
          <w:p w14:paraId="1317F7E0" w14:textId="0CA2B43D"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5522F246" w14:textId="77777777" w:rsidTr="006E5FD2">
        <w:trPr>
          <w:trHeight w:val="54"/>
        </w:trPr>
        <w:tc>
          <w:tcPr>
            <w:tcW w:w="7932" w:type="dxa"/>
          </w:tcPr>
          <w:p w14:paraId="7963CAD5" w14:textId="11E5CCB8" w:rsidR="00B418B5" w:rsidRPr="006E5FD2" w:rsidRDefault="00B418B5" w:rsidP="006E5FD2">
            <w:pPr>
              <w:spacing w:line="600" w:lineRule="auto"/>
              <w:jc w:val="left"/>
            </w:pPr>
            <w:r w:rsidRPr="006E5FD2">
              <w:t xml:space="preserve">4.7            </w:t>
            </w:r>
            <w:r w:rsidRPr="006E5FD2">
              <w:t>Things to consider working on</w:t>
            </w:r>
            <w:r w:rsidRPr="006E5FD2">
              <w:t xml:space="preserve">               </w:t>
            </w:r>
          </w:p>
        </w:tc>
        <w:tc>
          <w:tcPr>
            <w:tcW w:w="390" w:type="dxa"/>
          </w:tcPr>
          <w:p w14:paraId="04694259" w14:textId="06B5CCFC"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21A81AA3" w14:textId="77777777" w:rsidTr="006E5FD2">
        <w:trPr>
          <w:trHeight w:val="54"/>
        </w:trPr>
        <w:tc>
          <w:tcPr>
            <w:tcW w:w="7932" w:type="dxa"/>
          </w:tcPr>
          <w:p w14:paraId="728A9DEF" w14:textId="4F063103" w:rsidR="00B418B5" w:rsidRPr="006E5FD2" w:rsidRDefault="00B418B5" w:rsidP="006E5FD2">
            <w:pPr>
              <w:spacing w:line="600" w:lineRule="auto"/>
              <w:jc w:val="left"/>
            </w:pPr>
            <w:r w:rsidRPr="006E5FD2">
              <w:t>4.7.1</w:t>
            </w:r>
            <w:r w:rsidRPr="006E5FD2">
              <w:tab/>
            </w:r>
            <w:r w:rsidRPr="006E5FD2">
              <w:t xml:space="preserve">       </w:t>
            </w:r>
            <w:r w:rsidRPr="006E5FD2">
              <w:t>User Testing</w:t>
            </w:r>
          </w:p>
        </w:tc>
        <w:tc>
          <w:tcPr>
            <w:tcW w:w="390" w:type="dxa"/>
          </w:tcPr>
          <w:p w14:paraId="4AD9D408" w14:textId="2BC1EF34"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5A694175" w14:textId="77777777" w:rsidTr="006E5FD2">
        <w:trPr>
          <w:trHeight w:val="54"/>
        </w:trPr>
        <w:tc>
          <w:tcPr>
            <w:tcW w:w="7932" w:type="dxa"/>
          </w:tcPr>
          <w:p w14:paraId="74F2B435" w14:textId="7FBB49AB" w:rsidR="00B418B5" w:rsidRPr="006E5FD2" w:rsidRDefault="00B418B5" w:rsidP="006E5FD2">
            <w:pPr>
              <w:spacing w:line="600" w:lineRule="auto"/>
              <w:jc w:val="left"/>
            </w:pPr>
            <w:r w:rsidRPr="006E5FD2">
              <w:t xml:space="preserve">4.7.2 </w:t>
            </w:r>
            <w:r w:rsidRPr="006E5FD2">
              <w:t xml:space="preserve">        </w:t>
            </w:r>
            <w:r w:rsidRPr="006E5FD2">
              <w:t>Data Analysis</w:t>
            </w:r>
          </w:p>
        </w:tc>
        <w:tc>
          <w:tcPr>
            <w:tcW w:w="390" w:type="dxa"/>
          </w:tcPr>
          <w:p w14:paraId="1DF851DD" w14:textId="5BA9B340"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5CDD9722" w14:textId="77777777" w:rsidTr="006E5FD2">
        <w:trPr>
          <w:trHeight w:val="54"/>
        </w:trPr>
        <w:tc>
          <w:tcPr>
            <w:tcW w:w="7932" w:type="dxa"/>
          </w:tcPr>
          <w:p w14:paraId="0FB505AB" w14:textId="468CBA3A" w:rsidR="00B418B5" w:rsidRPr="006E5FD2" w:rsidRDefault="00B418B5" w:rsidP="006E5FD2">
            <w:pPr>
              <w:spacing w:line="600" w:lineRule="auto"/>
              <w:jc w:val="left"/>
            </w:pPr>
            <w:r w:rsidRPr="006E5FD2">
              <w:t xml:space="preserve">5 </w:t>
            </w:r>
            <w:r w:rsidRPr="006E5FD2">
              <w:t xml:space="preserve">              </w:t>
            </w:r>
            <w:r w:rsidRPr="006E5FD2">
              <w:t>Implementation and Testing</w:t>
            </w:r>
          </w:p>
        </w:tc>
        <w:tc>
          <w:tcPr>
            <w:tcW w:w="390" w:type="dxa"/>
          </w:tcPr>
          <w:p w14:paraId="2EA7225A" w14:textId="1867193E"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27CC397B" w14:textId="77777777" w:rsidTr="006E5FD2">
        <w:trPr>
          <w:trHeight w:val="54"/>
        </w:trPr>
        <w:tc>
          <w:tcPr>
            <w:tcW w:w="7932" w:type="dxa"/>
          </w:tcPr>
          <w:p w14:paraId="40512219" w14:textId="7AECFB01" w:rsidR="00B418B5" w:rsidRPr="006E5FD2" w:rsidRDefault="00B418B5" w:rsidP="006E5FD2">
            <w:pPr>
              <w:spacing w:line="600" w:lineRule="auto"/>
              <w:jc w:val="left"/>
            </w:pPr>
            <w:r w:rsidRPr="006E5FD2">
              <w:t xml:space="preserve">5.1 </w:t>
            </w:r>
            <w:r w:rsidRPr="006E5FD2">
              <w:t xml:space="preserve">           </w:t>
            </w:r>
            <w:r w:rsidRPr="006E5FD2">
              <w:t>Overview</w:t>
            </w:r>
          </w:p>
        </w:tc>
        <w:tc>
          <w:tcPr>
            <w:tcW w:w="390" w:type="dxa"/>
          </w:tcPr>
          <w:p w14:paraId="0395E058" w14:textId="23ACD298"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34F8DFF9" w14:textId="77777777" w:rsidTr="006E5FD2">
        <w:trPr>
          <w:trHeight w:val="54"/>
        </w:trPr>
        <w:tc>
          <w:tcPr>
            <w:tcW w:w="7932" w:type="dxa"/>
          </w:tcPr>
          <w:p w14:paraId="3025815F" w14:textId="7A9646D7" w:rsidR="00B418B5" w:rsidRPr="006E5FD2" w:rsidRDefault="00B418B5" w:rsidP="006E5FD2">
            <w:pPr>
              <w:spacing w:line="600" w:lineRule="auto"/>
              <w:jc w:val="left"/>
            </w:pPr>
            <w:r w:rsidRPr="006E5FD2">
              <w:t>5.2</w:t>
            </w:r>
            <w:r w:rsidRPr="006E5FD2">
              <w:rPr>
                <w:i/>
              </w:rPr>
              <w:t xml:space="preserve"> </w:t>
            </w:r>
            <w:r w:rsidRPr="006E5FD2">
              <w:rPr>
                <w:i/>
              </w:rPr>
              <w:t xml:space="preserve">           </w:t>
            </w:r>
            <w:r w:rsidRPr="006E5FD2">
              <w:t>Data collection/gathering</w:t>
            </w:r>
          </w:p>
        </w:tc>
        <w:tc>
          <w:tcPr>
            <w:tcW w:w="390" w:type="dxa"/>
          </w:tcPr>
          <w:p w14:paraId="29E0ED35" w14:textId="08485422"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7</w:t>
            </w:r>
          </w:p>
        </w:tc>
      </w:tr>
      <w:tr w:rsidR="006E5FD2" w:rsidRPr="006E5FD2" w14:paraId="4565792B" w14:textId="77777777" w:rsidTr="006E5FD2">
        <w:trPr>
          <w:trHeight w:val="54"/>
        </w:trPr>
        <w:tc>
          <w:tcPr>
            <w:tcW w:w="7932" w:type="dxa"/>
          </w:tcPr>
          <w:p w14:paraId="2E64823B" w14:textId="034ABDA5" w:rsidR="00B418B5" w:rsidRPr="006E5FD2" w:rsidRDefault="00B418B5" w:rsidP="006E5FD2">
            <w:pPr>
              <w:spacing w:line="600" w:lineRule="auto"/>
              <w:jc w:val="left"/>
            </w:pPr>
            <w:r w:rsidRPr="006E5FD2">
              <w:t xml:space="preserve">5.3 </w:t>
            </w:r>
            <w:r w:rsidRPr="006E5FD2">
              <w:t xml:space="preserve">           </w:t>
            </w:r>
            <w:r w:rsidRPr="006E5FD2">
              <w:t>Database Setup</w:t>
            </w:r>
          </w:p>
        </w:tc>
        <w:tc>
          <w:tcPr>
            <w:tcW w:w="390" w:type="dxa"/>
          </w:tcPr>
          <w:p w14:paraId="60E4D252" w14:textId="2967D49C"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8</w:t>
            </w:r>
          </w:p>
        </w:tc>
      </w:tr>
      <w:tr w:rsidR="006E5FD2" w:rsidRPr="006E5FD2" w14:paraId="580B1C1C" w14:textId="77777777" w:rsidTr="006E5FD2">
        <w:trPr>
          <w:trHeight w:val="54"/>
        </w:trPr>
        <w:tc>
          <w:tcPr>
            <w:tcW w:w="7932" w:type="dxa"/>
          </w:tcPr>
          <w:p w14:paraId="3AB35EAC" w14:textId="01B3770D" w:rsidR="00B418B5" w:rsidRPr="006E5FD2" w:rsidRDefault="00B418B5" w:rsidP="006E5FD2">
            <w:pPr>
              <w:spacing w:line="600" w:lineRule="auto"/>
              <w:jc w:val="left"/>
            </w:pPr>
            <w:r w:rsidRPr="006E5FD2">
              <w:t xml:space="preserve">5.4 </w:t>
            </w:r>
            <w:r w:rsidRPr="006E5FD2">
              <w:t xml:space="preserve">            </w:t>
            </w:r>
            <w:r w:rsidRPr="006E5FD2">
              <w:t>Data Modelling</w:t>
            </w:r>
          </w:p>
        </w:tc>
        <w:tc>
          <w:tcPr>
            <w:tcW w:w="390" w:type="dxa"/>
          </w:tcPr>
          <w:p w14:paraId="0E43BF35" w14:textId="2AEF7BCB"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8</w:t>
            </w:r>
          </w:p>
        </w:tc>
      </w:tr>
      <w:tr w:rsidR="006E5FD2" w:rsidRPr="006E5FD2" w14:paraId="1A5EE659" w14:textId="77777777" w:rsidTr="006E5FD2">
        <w:trPr>
          <w:trHeight w:val="54"/>
        </w:trPr>
        <w:tc>
          <w:tcPr>
            <w:tcW w:w="7932" w:type="dxa"/>
          </w:tcPr>
          <w:p w14:paraId="1A8DA816" w14:textId="177DCFB4" w:rsidR="00B418B5" w:rsidRPr="006E5FD2" w:rsidRDefault="00B418B5" w:rsidP="006E5FD2">
            <w:pPr>
              <w:spacing w:line="600" w:lineRule="auto"/>
              <w:jc w:val="left"/>
            </w:pPr>
            <w:r w:rsidRPr="006E5FD2">
              <w:t>5.</w:t>
            </w:r>
            <w:r w:rsidR="0068274C" w:rsidRPr="006E5FD2">
              <w:t>5</w:t>
            </w:r>
            <w:r w:rsidRPr="006E5FD2">
              <w:t xml:space="preserve">             </w:t>
            </w:r>
            <w:r w:rsidRPr="006E5FD2">
              <w:t>App development</w:t>
            </w:r>
          </w:p>
        </w:tc>
        <w:tc>
          <w:tcPr>
            <w:tcW w:w="390" w:type="dxa"/>
          </w:tcPr>
          <w:p w14:paraId="47762464" w14:textId="2D0A2606" w:rsidR="00B418B5" w:rsidRPr="006E5FD2" w:rsidRDefault="00B418B5" w:rsidP="006E5FD2">
            <w:pPr>
              <w:pStyle w:val="TableParagraph"/>
              <w:spacing w:line="600" w:lineRule="auto"/>
              <w:ind w:left="177"/>
              <w:rPr>
                <w:rFonts w:ascii="Times New Roman" w:hAnsi="Times New Roman" w:cs="Times New Roman"/>
                <w:w w:val="97"/>
                <w:sz w:val="20"/>
                <w:szCs w:val="20"/>
              </w:rPr>
            </w:pPr>
            <w:r w:rsidRPr="006E5FD2">
              <w:rPr>
                <w:rFonts w:ascii="Times New Roman" w:hAnsi="Times New Roman" w:cs="Times New Roman"/>
                <w:w w:val="97"/>
                <w:sz w:val="20"/>
                <w:szCs w:val="20"/>
              </w:rPr>
              <w:t>1</w:t>
            </w:r>
            <w:r w:rsidR="009B1453">
              <w:rPr>
                <w:rFonts w:ascii="Times New Roman" w:hAnsi="Times New Roman" w:cs="Times New Roman"/>
                <w:w w:val="97"/>
                <w:sz w:val="20"/>
                <w:szCs w:val="20"/>
              </w:rPr>
              <w:t>8</w:t>
            </w:r>
          </w:p>
        </w:tc>
      </w:tr>
      <w:tr w:rsidR="006E5FD2" w:rsidRPr="006E5FD2" w14:paraId="0ABCAE64" w14:textId="77777777" w:rsidTr="006E5FD2">
        <w:trPr>
          <w:trHeight w:val="54"/>
        </w:trPr>
        <w:tc>
          <w:tcPr>
            <w:tcW w:w="7932" w:type="dxa"/>
          </w:tcPr>
          <w:p w14:paraId="526966F8" w14:textId="1EC12372" w:rsidR="00B418B5" w:rsidRPr="006E5FD2" w:rsidRDefault="0068274C" w:rsidP="006E5FD2">
            <w:pPr>
              <w:spacing w:line="600" w:lineRule="auto"/>
              <w:jc w:val="left"/>
            </w:pPr>
            <w:r w:rsidRPr="006E5FD2">
              <w:t>5.</w:t>
            </w:r>
            <w:r w:rsidRPr="006E5FD2">
              <w:t xml:space="preserve">6              </w:t>
            </w:r>
            <w:r w:rsidRPr="006E5FD2">
              <w:t>Debugging and Optimisation</w:t>
            </w:r>
          </w:p>
        </w:tc>
        <w:tc>
          <w:tcPr>
            <w:tcW w:w="390" w:type="dxa"/>
          </w:tcPr>
          <w:p w14:paraId="30A0251E" w14:textId="0E4D408F" w:rsidR="00B418B5" w:rsidRPr="006E5FD2" w:rsidRDefault="009B1453"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19</w:t>
            </w:r>
          </w:p>
        </w:tc>
      </w:tr>
      <w:tr w:rsidR="006E5FD2" w:rsidRPr="006E5FD2" w14:paraId="64E9EEEB" w14:textId="77777777" w:rsidTr="006E5FD2">
        <w:trPr>
          <w:trHeight w:val="54"/>
        </w:trPr>
        <w:tc>
          <w:tcPr>
            <w:tcW w:w="7932" w:type="dxa"/>
          </w:tcPr>
          <w:p w14:paraId="3D7E26D5" w14:textId="7148F8CD" w:rsidR="0068274C" w:rsidRPr="006E5FD2" w:rsidRDefault="0068274C" w:rsidP="006E5FD2">
            <w:pPr>
              <w:spacing w:line="600" w:lineRule="auto"/>
              <w:jc w:val="left"/>
            </w:pPr>
            <w:r w:rsidRPr="006E5FD2">
              <w:t xml:space="preserve">5.7 </w:t>
            </w:r>
            <w:r w:rsidRPr="006E5FD2">
              <w:t xml:space="preserve">             </w:t>
            </w:r>
            <w:r w:rsidRPr="006E5FD2">
              <w:t>Summary</w:t>
            </w:r>
          </w:p>
        </w:tc>
        <w:tc>
          <w:tcPr>
            <w:tcW w:w="390" w:type="dxa"/>
          </w:tcPr>
          <w:p w14:paraId="2BA49B63" w14:textId="4DFF66F6" w:rsidR="0068274C" w:rsidRPr="006E5FD2" w:rsidRDefault="00735E1B" w:rsidP="00735E1B">
            <w:pPr>
              <w:pStyle w:val="TableParagraph"/>
              <w:spacing w:line="600" w:lineRule="auto"/>
              <w:ind w:left="177"/>
              <w:jc w:val="both"/>
              <w:rPr>
                <w:rFonts w:ascii="Times New Roman" w:hAnsi="Times New Roman" w:cs="Times New Roman"/>
                <w:w w:val="97"/>
                <w:sz w:val="20"/>
                <w:szCs w:val="20"/>
              </w:rPr>
            </w:pPr>
            <w:r>
              <w:rPr>
                <w:rFonts w:ascii="Times New Roman" w:hAnsi="Times New Roman" w:cs="Times New Roman"/>
                <w:w w:val="97"/>
                <w:sz w:val="20"/>
                <w:szCs w:val="20"/>
              </w:rPr>
              <w:t>19</w:t>
            </w:r>
          </w:p>
        </w:tc>
      </w:tr>
      <w:tr w:rsidR="00C82436" w:rsidRPr="006E5FD2" w14:paraId="78690A50" w14:textId="77777777" w:rsidTr="006E5FD2">
        <w:trPr>
          <w:trHeight w:val="54"/>
        </w:trPr>
        <w:tc>
          <w:tcPr>
            <w:tcW w:w="7932" w:type="dxa"/>
          </w:tcPr>
          <w:p w14:paraId="683133C6" w14:textId="43DB94AB" w:rsidR="0068274C" w:rsidRPr="006E5FD2" w:rsidRDefault="0068274C" w:rsidP="006E5FD2">
            <w:pPr>
              <w:pStyle w:val="Heading1"/>
              <w:numPr>
                <w:ilvl w:val="0"/>
                <w:numId w:val="46"/>
              </w:numPr>
              <w:tabs>
                <w:tab w:val="clear" w:pos="432"/>
                <w:tab w:val="num" w:pos="360"/>
              </w:tabs>
              <w:spacing w:line="600" w:lineRule="auto"/>
              <w:ind w:left="360" w:hanging="360"/>
              <w:jc w:val="left"/>
              <w:rPr>
                <w:b w:val="0"/>
                <w:sz w:val="20"/>
              </w:rPr>
            </w:pPr>
            <w:r w:rsidRPr="006E5FD2">
              <w:rPr>
                <w:b w:val="0"/>
                <w:sz w:val="20"/>
              </w:rPr>
              <w:lastRenderedPageBreak/>
              <w:t xml:space="preserve">     </w:t>
            </w:r>
            <w:r w:rsidR="006E5FD2">
              <w:rPr>
                <w:b w:val="0"/>
                <w:sz w:val="20"/>
              </w:rPr>
              <w:t xml:space="preserve">    </w:t>
            </w:r>
            <w:r w:rsidRPr="006E5FD2">
              <w:rPr>
                <w:b w:val="0"/>
                <w:sz w:val="20"/>
              </w:rPr>
              <w:t xml:space="preserve"> </w:t>
            </w:r>
            <w:r w:rsidRPr="006E5FD2">
              <w:rPr>
                <w:b w:val="0"/>
                <w:sz w:val="20"/>
              </w:rPr>
              <w:t>Evaluation / Testing</w:t>
            </w:r>
          </w:p>
        </w:tc>
        <w:tc>
          <w:tcPr>
            <w:tcW w:w="390" w:type="dxa"/>
          </w:tcPr>
          <w:p w14:paraId="429C11F0" w14:textId="13BEE6A2"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19</w:t>
            </w:r>
          </w:p>
        </w:tc>
      </w:tr>
      <w:tr w:rsidR="006E5FD2" w:rsidRPr="006E5FD2" w14:paraId="1905E8D3" w14:textId="77777777" w:rsidTr="006E5FD2">
        <w:trPr>
          <w:trHeight w:val="54"/>
        </w:trPr>
        <w:tc>
          <w:tcPr>
            <w:tcW w:w="7932" w:type="dxa"/>
          </w:tcPr>
          <w:p w14:paraId="1FF26AB8" w14:textId="2C150CB5"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Pr="006E5FD2">
              <w:rPr>
                <w:b w:val="0"/>
                <w:sz w:val="20"/>
                <w:szCs w:val="20"/>
              </w:rPr>
              <w:t>Functionality Testing</w:t>
            </w:r>
          </w:p>
        </w:tc>
        <w:tc>
          <w:tcPr>
            <w:tcW w:w="390" w:type="dxa"/>
          </w:tcPr>
          <w:p w14:paraId="31F4D7C2" w14:textId="0C8FA333"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19</w:t>
            </w:r>
          </w:p>
        </w:tc>
      </w:tr>
      <w:tr w:rsidR="00C82436" w:rsidRPr="006E5FD2" w14:paraId="64C9D812" w14:textId="77777777" w:rsidTr="006E5FD2">
        <w:trPr>
          <w:trHeight w:val="54"/>
        </w:trPr>
        <w:tc>
          <w:tcPr>
            <w:tcW w:w="7932" w:type="dxa"/>
          </w:tcPr>
          <w:p w14:paraId="1E7225A9" w14:textId="7F36719B"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Pr="006E5FD2">
              <w:rPr>
                <w:b w:val="0"/>
                <w:sz w:val="20"/>
                <w:szCs w:val="20"/>
              </w:rPr>
              <w:t>Performance Testing</w:t>
            </w:r>
          </w:p>
        </w:tc>
        <w:tc>
          <w:tcPr>
            <w:tcW w:w="390" w:type="dxa"/>
          </w:tcPr>
          <w:p w14:paraId="1C1B77A6" w14:textId="7A7C9818"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19</w:t>
            </w:r>
          </w:p>
        </w:tc>
      </w:tr>
      <w:tr w:rsidR="00C82436" w:rsidRPr="006E5FD2" w14:paraId="511DDE1C" w14:textId="77777777" w:rsidTr="006E5FD2">
        <w:trPr>
          <w:trHeight w:val="54"/>
        </w:trPr>
        <w:tc>
          <w:tcPr>
            <w:tcW w:w="7932" w:type="dxa"/>
          </w:tcPr>
          <w:p w14:paraId="1105D555" w14:textId="133554DA"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006E5FD2">
              <w:rPr>
                <w:b w:val="0"/>
                <w:sz w:val="20"/>
                <w:szCs w:val="20"/>
              </w:rPr>
              <w:t xml:space="preserve">  </w:t>
            </w:r>
            <w:r w:rsidRPr="006E5FD2">
              <w:rPr>
                <w:b w:val="0"/>
                <w:sz w:val="20"/>
                <w:szCs w:val="20"/>
              </w:rPr>
              <w:t>Scalability testing</w:t>
            </w:r>
          </w:p>
        </w:tc>
        <w:tc>
          <w:tcPr>
            <w:tcW w:w="390" w:type="dxa"/>
          </w:tcPr>
          <w:p w14:paraId="27D5D374" w14:textId="70316979"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19</w:t>
            </w:r>
          </w:p>
        </w:tc>
      </w:tr>
      <w:tr w:rsidR="006E5FD2" w:rsidRPr="006E5FD2" w14:paraId="67AFC3CE" w14:textId="77777777" w:rsidTr="006E5FD2">
        <w:trPr>
          <w:trHeight w:val="54"/>
        </w:trPr>
        <w:tc>
          <w:tcPr>
            <w:tcW w:w="7932" w:type="dxa"/>
          </w:tcPr>
          <w:p w14:paraId="316BBA41" w14:textId="4446A16C"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006E5FD2">
              <w:rPr>
                <w:b w:val="0"/>
                <w:sz w:val="20"/>
                <w:szCs w:val="20"/>
              </w:rPr>
              <w:t xml:space="preserve">  </w:t>
            </w:r>
            <w:r w:rsidRPr="006E5FD2">
              <w:rPr>
                <w:b w:val="0"/>
                <w:sz w:val="20"/>
                <w:szCs w:val="20"/>
              </w:rPr>
              <w:t xml:space="preserve"> </w:t>
            </w:r>
            <w:r w:rsidRPr="006E5FD2">
              <w:rPr>
                <w:b w:val="0"/>
                <w:sz w:val="20"/>
                <w:szCs w:val="20"/>
              </w:rPr>
              <w:t>Reliability Testing</w:t>
            </w:r>
          </w:p>
        </w:tc>
        <w:tc>
          <w:tcPr>
            <w:tcW w:w="390" w:type="dxa"/>
          </w:tcPr>
          <w:p w14:paraId="0CD52316" w14:textId="77F918AD"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20</w:t>
            </w:r>
          </w:p>
        </w:tc>
      </w:tr>
      <w:tr w:rsidR="006E5FD2" w:rsidRPr="006E5FD2" w14:paraId="0A7366D3" w14:textId="77777777" w:rsidTr="006E5FD2">
        <w:trPr>
          <w:trHeight w:val="54"/>
        </w:trPr>
        <w:tc>
          <w:tcPr>
            <w:tcW w:w="7932" w:type="dxa"/>
          </w:tcPr>
          <w:p w14:paraId="05F7124C" w14:textId="2199EBB7"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006E5FD2">
              <w:rPr>
                <w:b w:val="0"/>
                <w:sz w:val="20"/>
                <w:szCs w:val="20"/>
              </w:rPr>
              <w:t xml:space="preserve">  </w:t>
            </w:r>
            <w:r w:rsidRPr="006E5FD2">
              <w:rPr>
                <w:b w:val="0"/>
                <w:sz w:val="20"/>
                <w:szCs w:val="20"/>
              </w:rPr>
              <w:t>Cost Implications Testing</w:t>
            </w:r>
          </w:p>
        </w:tc>
        <w:tc>
          <w:tcPr>
            <w:tcW w:w="390" w:type="dxa"/>
          </w:tcPr>
          <w:p w14:paraId="72859A0A" w14:textId="40B55528"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20</w:t>
            </w:r>
          </w:p>
        </w:tc>
      </w:tr>
      <w:tr w:rsidR="006E5FD2" w:rsidRPr="006E5FD2" w14:paraId="2145C86F" w14:textId="77777777" w:rsidTr="006E5FD2">
        <w:trPr>
          <w:trHeight w:val="54"/>
        </w:trPr>
        <w:tc>
          <w:tcPr>
            <w:tcW w:w="7932" w:type="dxa"/>
          </w:tcPr>
          <w:p w14:paraId="472BD1FB" w14:textId="4BD053F6" w:rsidR="0068274C" w:rsidRPr="006E5FD2" w:rsidRDefault="0068274C" w:rsidP="006E5FD2">
            <w:pPr>
              <w:pStyle w:val="Heading2"/>
              <w:spacing w:line="600" w:lineRule="auto"/>
              <w:jc w:val="left"/>
              <w:rPr>
                <w:b w:val="0"/>
                <w:sz w:val="20"/>
                <w:szCs w:val="20"/>
              </w:rPr>
            </w:pPr>
            <w:r w:rsidRPr="006E5FD2">
              <w:rPr>
                <w:b w:val="0"/>
                <w:sz w:val="20"/>
                <w:szCs w:val="20"/>
              </w:rPr>
              <w:t xml:space="preserve">    </w:t>
            </w:r>
            <w:r w:rsidR="006E5FD2">
              <w:rPr>
                <w:b w:val="0"/>
                <w:sz w:val="20"/>
                <w:szCs w:val="20"/>
              </w:rPr>
              <w:t xml:space="preserve">  </w:t>
            </w:r>
            <w:r w:rsidRPr="006E5FD2">
              <w:rPr>
                <w:b w:val="0"/>
                <w:sz w:val="20"/>
                <w:szCs w:val="20"/>
              </w:rPr>
              <w:t>Compatibility Testing</w:t>
            </w:r>
          </w:p>
        </w:tc>
        <w:tc>
          <w:tcPr>
            <w:tcW w:w="390" w:type="dxa"/>
          </w:tcPr>
          <w:p w14:paraId="77235376" w14:textId="564F613E" w:rsidR="0068274C" w:rsidRPr="006E5FD2" w:rsidRDefault="00735E1B" w:rsidP="00735E1B">
            <w:pPr>
              <w:pStyle w:val="TableParagraph"/>
              <w:spacing w:line="600" w:lineRule="auto"/>
              <w:ind w:left="177"/>
              <w:jc w:val="both"/>
              <w:rPr>
                <w:rFonts w:ascii="Times New Roman" w:hAnsi="Times New Roman" w:cs="Times New Roman"/>
                <w:w w:val="97"/>
                <w:sz w:val="20"/>
                <w:szCs w:val="20"/>
              </w:rPr>
            </w:pPr>
            <w:r>
              <w:rPr>
                <w:rFonts w:ascii="Times New Roman" w:hAnsi="Times New Roman" w:cs="Times New Roman"/>
                <w:w w:val="97"/>
                <w:sz w:val="20"/>
                <w:szCs w:val="20"/>
              </w:rPr>
              <w:t>20</w:t>
            </w:r>
          </w:p>
        </w:tc>
      </w:tr>
      <w:tr w:rsidR="006E5FD2" w:rsidRPr="006E5FD2" w14:paraId="280E9BC3" w14:textId="77777777" w:rsidTr="006E5FD2">
        <w:trPr>
          <w:trHeight w:val="54"/>
        </w:trPr>
        <w:tc>
          <w:tcPr>
            <w:tcW w:w="7932" w:type="dxa"/>
          </w:tcPr>
          <w:p w14:paraId="169C714F" w14:textId="1F685A72" w:rsidR="0068274C" w:rsidRPr="006E5FD2" w:rsidRDefault="0068274C" w:rsidP="006E5FD2">
            <w:pPr>
              <w:spacing w:line="600" w:lineRule="auto"/>
              <w:jc w:val="left"/>
            </w:pPr>
            <w:r w:rsidRPr="006E5FD2">
              <w:t>7</w:t>
            </w:r>
            <w:r w:rsidRPr="006E5FD2">
              <w:tab/>
              <w:t xml:space="preserve">           </w:t>
            </w:r>
            <w:r w:rsidRPr="006E5FD2">
              <w:t xml:space="preserve"> </w:t>
            </w:r>
            <w:r w:rsidR="006E5FD2">
              <w:t xml:space="preserve">  </w:t>
            </w:r>
            <w:r w:rsidRPr="006E5FD2">
              <w:t>Description of the final product</w:t>
            </w:r>
          </w:p>
        </w:tc>
        <w:tc>
          <w:tcPr>
            <w:tcW w:w="390" w:type="dxa"/>
          </w:tcPr>
          <w:p w14:paraId="0AB3A005" w14:textId="7B98C57E" w:rsidR="0068274C" w:rsidRPr="006E5FD2" w:rsidRDefault="00735E1B" w:rsidP="00735E1B">
            <w:pPr>
              <w:pStyle w:val="TableParagraph"/>
              <w:spacing w:line="600" w:lineRule="auto"/>
              <w:ind w:left="177"/>
              <w:jc w:val="both"/>
              <w:rPr>
                <w:rFonts w:ascii="Times New Roman" w:hAnsi="Times New Roman" w:cs="Times New Roman"/>
                <w:w w:val="97"/>
                <w:sz w:val="20"/>
                <w:szCs w:val="20"/>
              </w:rPr>
            </w:pPr>
            <w:r>
              <w:rPr>
                <w:rFonts w:ascii="Times New Roman" w:hAnsi="Times New Roman" w:cs="Times New Roman"/>
                <w:w w:val="97"/>
                <w:sz w:val="20"/>
                <w:szCs w:val="20"/>
              </w:rPr>
              <w:t>20</w:t>
            </w:r>
          </w:p>
        </w:tc>
      </w:tr>
      <w:tr w:rsidR="006E5FD2" w:rsidRPr="006E5FD2" w14:paraId="64DB0E20" w14:textId="77777777" w:rsidTr="006E5FD2">
        <w:trPr>
          <w:trHeight w:val="54"/>
        </w:trPr>
        <w:tc>
          <w:tcPr>
            <w:tcW w:w="7932" w:type="dxa"/>
          </w:tcPr>
          <w:p w14:paraId="35385A70" w14:textId="4AF0444C" w:rsidR="0068274C" w:rsidRPr="006E5FD2" w:rsidRDefault="0068274C" w:rsidP="006E5FD2">
            <w:pPr>
              <w:pStyle w:val="Heading1"/>
              <w:numPr>
                <w:ilvl w:val="0"/>
                <w:numId w:val="0"/>
              </w:numPr>
              <w:spacing w:line="600" w:lineRule="auto"/>
              <w:ind w:left="432" w:hanging="432"/>
              <w:jc w:val="left"/>
              <w:rPr>
                <w:b w:val="0"/>
                <w:sz w:val="20"/>
              </w:rPr>
            </w:pPr>
            <w:r w:rsidRPr="006E5FD2">
              <w:rPr>
                <w:b w:val="0"/>
                <w:sz w:val="20"/>
              </w:rPr>
              <w:t>8</w:t>
            </w:r>
            <w:r w:rsidRPr="006E5FD2">
              <w:rPr>
                <w:b w:val="0"/>
                <w:sz w:val="20"/>
              </w:rPr>
              <w:tab/>
            </w:r>
            <w:r w:rsidRPr="006E5FD2">
              <w:rPr>
                <w:b w:val="0"/>
                <w:sz w:val="20"/>
              </w:rPr>
              <w:t xml:space="preserve">       </w:t>
            </w:r>
            <w:r w:rsidR="006E5FD2">
              <w:rPr>
                <w:b w:val="0"/>
                <w:sz w:val="20"/>
              </w:rPr>
              <w:t xml:space="preserve"> </w:t>
            </w:r>
            <w:r w:rsidRPr="006E5FD2">
              <w:rPr>
                <w:b w:val="0"/>
                <w:sz w:val="20"/>
              </w:rPr>
              <w:t>Summary and Conclusions</w:t>
            </w:r>
          </w:p>
        </w:tc>
        <w:tc>
          <w:tcPr>
            <w:tcW w:w="390" w:type="dxa"/>
          </w:tcPr>
          <w:p w14:paraId="4DF25606" w14:textId="020941B4" w:rsidR="0068274C" w:rsidRPr="006E5FD2" w:rsidRDefault="00735E1B" w:rsidP="00735E1B">
            <w:pPr>
              <w:pStyle w:val="TableParagraph"/>
              <w:spacing w:line="600" w:lineRule="auto"/>
              <w:ind w:left="177"/>
              <w:jc w:val="both"/>
              <w:rPr>
                <w:rFonts w:ascii="Times New Roman" w:hAnsi="Times New Roman" w:cs="Times New Roman"/>
                <w:w w:val="97"/>
                <w:sz w:val="20"/>
                <w:szCs w:val="20"/>
              </w:rPr>
            </w:pPr>
            <w:r>
              <w:rPr>
                <w:rFonts w:ascii="Times New Roman" w:hAnsi="Times New Roman" w:cs="Times New Roman"/>
                <w:w w:val="97"/>
                <w:sz w:val="20"/>
                <w:szCs w:val="20"/>
              </w:rPr>
              <w:t>21</w:t>
            </w:r>
          </w:p>
        </w:tc>
      </w:tr>
      <w:tr w:rsidR="006E5FD2" w:rsidRPr="006E5FD2" w14:paraId="6310EE92" w14:textId="77777777" w:rsidTr="006E5FD2">
        <w:trPr>
          <w:trHeight w:val="54"/>
        </w:trPr>
        <w:tc>
          <w:tcPr>
            <w:tcW w:w="7932" w:type="dxa"/>
          </w:tcPr>
          <w:p w14:paraId="6A1EAB6F" w14:textId="7FC83B4A" w:rsidR="0068274C" w:rsidRPr="006E5FD2" w:rsidRDefault="0068274C" w:rsidP="006E5FD2">
            <w:pPr>
              <w:spacing w:line="600" w:lineRule="auto"/>
              <w:jc w:val="left"/>
            </w:pPr>
            <w:r w:rsidRPr="006E5FD2">
              <w:t xml:space="preserve">9            </w:t>
            </w:r>
            <w:r w:rsidR="006E5FD2">
              <w:t xml:space="preserve">   </w:t>
            </w:r>
            <w:r w:rsidRPr="006E5FD2">
              <w:t>Future Work</w:t>
            </w:r>
            <w:r w:rsidR="00735E1B">
              <w:t xml:space="preserve">       </w:t>
            </w:r>
          </w:p>
        </w:tc>
        <w:tc>
          <w:tcPr>
            <w:tcW w:w="390" w:type="dxa"/>
          </w:tcPr>
          <w:p w14:paraId="35A3AC2C" w14:textId="34EB55B3" w:rsidR="0068274C" w:rsidRPr="006E5FD2" w:rsidRDefault="00735E1B" w:rsidP="006E5FD2">
            <w:pPr>
              <w:pStyle w:val="TableParagraph"/>
              <w:spacing w:line="600" w:lineRule="auto"/>
              <w:ind w:left="177"/>
              <w:rPr>
                <w:rFonts w:ascii="Times New Roman" w:hAnsi="Times New Roman" w:cs="Times New Roman"/>
                <w:w w:val="97"/>
                <w:sz w:val="20"/>
                <w:szCs w:val="20"/>
              </w:rPr>
            </w:pPr>
            <w:r>
              <w:rPr>
                <w:rFonts w:ascii="Times New Roman" w:hAnsi="Times New Roman" w:cs="Times New Roman"/>
                <w:w w:val="97"/>
                <w:sz w:val="20"/>
                <w:szCs w:val="20"/>
              </w:rPr>
              <w:t>22</w:t>
            </w:r>
          </w:p>
        </w:tc>
      </w:tr>
      <w:tr w:rsidR="00735E1B" w:rsidRPr="006E5FD2" w14:paraId="77A7E09E" w14:textId="77777777" w:rsidTr="006E5FD2">
        <w:trPr>
          <w:trHeight w:val="54"/>
        </w:trPr>
        <w:tc>
          <w:tcPr>
            <w:tcW w:w="7932" w:type="dxa"/>
          </w:tcPr>
          <w:p w14:paraId="53C41D29" w14:textId="29F13B69" w:rsidR="00735E1B" w:rsidRPr="006E5FD2" w:rsidRDefault="00735E1B" w:rsidP="006E5FD2">
            <w:pPr>
              <w:spacing w:line="600" w:lineRule="auto"/>
              <w:jc w:val="left"/>
            </w:pPr>
          </w:p>
        </w:tc>
        <w:tc>
          <w:tcPr>
            <w:tcW w:w="390" w:type="dxa"/>
          </w:tcPr>
          <w:p w14:paraId="259F9F1D" w14:textId="77777777" w:rsidR="00735E1B" w:rsidRDefault="00735E1B" w:rsidP="006E5FD2">
            <w:pPr>
              <w:pStyle w:val="TableParagraph"/>
              <w:spacing w:line="600" w:lineRule="auto"/>
              <w:ind w:left="177"/>
              <w:rPr>
                <w:rFonts w:ascii="Times New Roman" w:hAnsi="Times New Roman" w:cs="Times New Roman"/>
                <w:w w:val="97"/>
                <w:sz w:val="20"/>
                <w:szCs w:val="20"/>
              </w:rPr>
            </w:pPr>
          </w:p>
        </w:tc>
      </w:tr>
    </w:tbl>
    <w:p w14:paraId="6ECC003D" w14:textId="77777777" w:rsidR="00D67776" w:rsidRDefault="00D67776" w:rsidP="00D67776">
      <w:pPr>
        <w:sectPr w:rsidR="00D67776" w:rsidSect="00940AEE">
          <w:type w:val="continuous"/>
          <w:pgSz w:w="11910" w:h="16840"/>
          <w:pgMar w:top="1599" w:right="0" w:bottom="2134" w:left="1680" w:header="720" w:footer="720" w:gutter="0"/>
          <w:cols w:space="720"/>
        </w:sectPr>
      </w:pPr>
    </w:p>
    <w:p w14:paraId="6157CA7D" w14:textId="5516D266" w:rsidR="00D92957" w:rsidRPr="009B5560" w:rsidRDefault="00D92957" w:rsidP="00545594">
      <w:pPr>
        <w:pStyle w:val="Title"/>
        <w:spacing w:before="0"/>
      </w:pPr>
    </w:p>
    <w:p w14:paraId="1143AC35" w14:textId="77777777" w:rsidR="00D92957" w:rsidRPr="009B5560" w:rsidRDefault="00D92957">
      <w:pPr>
        <w:ind w:right="51"/>
        <w:rPr>
          <w:b/>
        </w:rPr>
      </w:pPr>
    </w:p>
    <w:p w14:paraId="5F5D10CF" w14:textId="33103EBD" w:rsidR="00D92957" w:rsidRPr="009B5560" w:rsidRDefault="00D92957">
      <w:pPr>
        <w:ind w:right="51"/>
        <w:rPr>
          <w:b/>
        </w:rPr>
        <w:sectPr w:rsidR="00D92957" w:rsidRPr="009B5560" w:rsidSect="00940AEE">
          <w:footerReference w:type="even" r:id="rId15"/>
          <w:footerReference w:type="default" r:id="rId16"/>
          <w:type w:val="continuous"/>
          <w:pgSz w:w="12240" w:h="15840" w:code="1"/>
          <w:pgMar w:top="1152" w:right="994" w:bottom="1152" w:left="1267" w:header="0" w:footer="0" w:gutter="0"/>
          <w:cols w:space="227" w:equalWidth="0">
            <w:col w:w="9979"/>
          </w:cols>
        </w:sectPr>
      </w:pPr>
    </w:p>
    <w:p w14:paraId="078A4CD1" w14:textId="5F0EE9C2" w:rsidR="00FE3658" w:rsidRPr="009B5560" w:rsidRDefault="00FE3658" w:rsidP="00F5145A">
      <w:pPr>
        <w:rPr>
          <w:color w:val="0D0D0D"/>
          <w:shd w:val="clear" w:color="auto" w:fill="FFFFFF"/>
        </w:rPr>
      </w:pPr>
      <w:r w:rsidRPr="009B5560">
        <w:rPr>
          <w:b/>
          <w:color w:val="0D0D0D"/>
          <w:shd w:val="clear" w:color="auto" w:fill="FFFFFF"/>
        </w:rPr>
        <w:t>Abstract</w:t>
      </w:r>
      <w:r w:rsidRPr="009B5560">
        <w:rPr>
          <w:color w:val="0D0D0D"/>
          <w:shd w:val="clear" w:color="auto" w:fill="FFFFFF"/>
        </w:rPr>
        <w:t xml:space="preserve"> </w:t>
      </w:r>
    </w:p>
    <w:p w14:paraId="4CC033F8" w14:textId="77777777" w:rsidR="00370293" w:rsidRDefault="00FE3658" w:rsidP="00F5145A">
      <w:pPr>
        <w:rPr>
          <w:ins w:id="1" w:author="Nuhu Malgwi" w:date="2024-04-04T19:45:00Z" w16du:dateUtc="2024-04-04T18:45:00Z"/>
          <w:color w:val="0D0D0D"/>
          <w:shd w:val="clear" w:color="auto" w:fill="FFFFFF"/>
        </w:rPr>
      </w:pPr>
      <w:bookmarkStart w:id="2" w:name="_Hlk163151010"/>
      <w:r w:rsidRPr="009B5560">
        <w:rPr>
          <w:color w:val="0D0D0D"/>
          <w:shd w:val="clear" w:color="auto" w:fill="FFFFFF"/>
        </w:rPr>
        <w:t xml:space="preserve">This project </w:t>
      </w:r>
      <w:r w:rsidR="006158FA" w:rsidRPr="009B5560">
        <w:rPr>
          <w:color w:val="0D0D0D"/>
          <w:shd w:val="clear" w:color="auto" w:fill="FFFFFF"/>
        </w:rPr>
        <w:t xml:space="preserve">focuses on creating a user-friendly experience using databases as a </w:t>
      </w:r>
      <w:r w:rsidR="00891010" w:rsidRPr="009B5560">
        <w:rPr>
          <w:color w:val="0D0D0D"/>
          <w:shd w:val="clear" w:color="auto" w:fill="FFFFFF"/>
        </w:rPr>
        <w:t xml:space="preserve">tool </w:t>
      </w:r>
      <w:r w:rsidR="006158FA" w:rsidRPr="009B5560">
        <w:rPr>
          <w:color w:val="0D0D0D"/>
          <w:shd w:val="clear" w:color="auto" w:fill="FFFFFF"/>
        </w:rPr>
        <w:t xml:space="preserve">for historical simulation. The main goal is to enable users, irrespective of their technological expertise level, to visualise and interact effectively with historical events displayed on maps, improving their understanding of historical events while also visualising information about key events that happened in the past. </w:t>
      </w:r>
    </w:p>
    <w:p w14:paraId="3D186C16" w14:textId="77777777" w:rsidR="00370293" w:rsidRDefault="00370293" w:rsidP="00F5145A">
      <w:pPr>
        <w:rPr>
          <w:ins w:id="3" w:author="Nuhu Malgwi" w:date="2024-04-04T19:45:00Z" w16du:dateUtc="2024-04-04T18:45:00Z"/>
          <w:color w:val="0D0D0D"/>
          <w:shd w:val="clear" w:color="auto" w:fill="FFFFFF"/>
        </w:rPr>
      </w:pPr>
    </w:p>
    <w:p w14:paraId="776C1211" w14:textId="43E82D23" w:rsidR="00FE3658" w:rsidRPr="009B5560" w:rsidRDefault="006158FA" w:rsidP="00F5145A">
      <w:pPr>
        <w:rPr>
          <w:color w:val="0D0D0D"/>
          <w:shd w:val="clear" w:color="auto" w:fill="FFFFFF"/>
        </w:rPr>
      </w:pPr>
      <w:r w:rsidRPr="009B5560">
        <w:rPr>
          <w:color w:val="0D0D0D"/>
          <w:shd w:val="clear" w:color="auto" w:fill="FFFFFF"/>
        </w:rPr>
        <w:t>By leveraging modern database technologies, specifically Amazon RDS, and other frameworks for app development like Streamlit and Anaconda, an interactive map application for visual</w:t>
      </w:r>
      <w:r w:rsidR="00C6588D" w:rsidRPr="009B5560">
        <w:rPr>
          <w:color w:val="0D0D0D"/>
          <w:shd w:val="clear" w:color="auto" w:fill="FFFFFF"/>
        </w:rPr>
        <w:t>ising</w:t>
      </w:r>
      <w:r w:rsidRPr="009B5560">
        <w:rPr>
          <w:color w:val="0D0D0D"/>
          <w:shd w:val="clear" w:color="auto" w:fill="FFFFFF"/>
        </w:rPr>
        <w:t xml:space="preserve"> historical data was developed, ensuring a user-friendly experience</w:t>
      </w:r>
      <w:r w:rsidR="00FE3658" w:rsidRPr="009B5560">
        <w:rPr>
          <w:color w:val="0D0D0D"/>
          <w:shd w:val="clear" w:color="auto" w:fill="FFFFFF"/>
        </w:rPr>
        <w:t xml:space="preserve">. </w:t>
      </w:r>
    </w:p>
    <w:p w14:paraId="36324114" w14:textId="77777777" w:rsidR="00FE3658" w:rsidRPr="009B5560" w:rsidRDefault="00FE3658" w:rsidP="00F5145A">
      <w:pPr>
        <w:rPr>
          <w:color w:val="0D0D0D"/>
          <w:shd w:val="clear" w:color="auto" w:fill="FFFFFF"/>
        </w:rPr>
      </w:pPr>
    </w:p>
    <w:p w14:paraId="36CBED60" w14:textId="4425A0E6" w:rsidR="00FE3658" w:rsidRPr="009B5560" w:rsidRDefault="00FE3658" w:rsidP="00F5145A">
      <w:pPr>
        <w:rPr>
          <w:color w:val="0D0D0D"/>
          <w:shd w:val="clear" w:color="auto" w:fill="FFFFFF"/>
        </w:rPr>
      </w:pPr>
      <w:r w:rsidRPr="009B5560">
        <w:rPr>
          <w:color w:val="0D0D0D"/>
          <w:shd w:val="clear" w:color="auto" w:fill="FFFFFF"/>
        </w:rPr>
        <w:t xml:space="preserve">Users can input historical events through Google </w:t>
      </w:r>
      <w:r w:rsidR="006158FA" w:rsidRPr="009B5560">
        <w:rPr>
          <w:color w:val="0D0D0D"/>
          <w:shd w:val="clear" w:color="auto" w:fill="FFFFFF"/>
        </w:rPr>
        <w:t>Forms</w:t>
      </w:r>
      <w:r w:rsidRPr="009B5560">
        <w:rPr>
          <w:color w:val="0D0D0D"/>
          <w:shd w:val="clear" w:color="auto" w:fill="FFFFFF"/>
        </w:rPr>
        <w:t xml:space="preserve">. The stored Google </w:t>
      </w:r>
      <w:r w:rsidR="00891010" w:rsidRPr="009B5560">
        <w:rPr>
          <w:color w:val="0D0D0D"/>
          <w:shd w:val="clear" w:color="auto" w:fill="FFFFFF"/>
        </w:rPr>
        <w:t xml:space="preserve">Form </w:t>
      </w:r>
      <w:r w:rsidRPr="009B5560">
        <w:rPr>
          <w:color w:val="0D0D0D"/>
          <w:shd w:val="clear" w:color="auto" w:fill="FFFFFF"/>
        </w:rPr>
        <w:t xml:space="preserve">responses are then transferred to </w:t>
      </w:r>
      <w:r w:rsidR="006158FA" w:rsidRPr="009B5560">
        <w:rPr>
          <w:color w:val="0D0D0D"/>
          <w:shd w:val="clear" w:color="auto" w:fill="FFFFFF"/>
        </w:rPr>
        <w:t xml:space="preserve">a Google </w:t>
      </w:r>
      <w:r w:rsidR="00891010" w:rsidRPr="009B5560">
        <w:rPr>
          <w:color w:val="0D0D0D"/>
          <w:shd w:val="clear" w:color="auto" w:fill="FFFFFF"/>
        </w:rPr>
        <w:t>Sheet</w:t>
      </w:r>
      <w:r w:rsidR="006158FA" w:rsidRPr="009B5560">
        <w:rPr>
          <w:color w:val="0D0D0D"/>
          <w:shd w:val="clear" w:color="auto" w:fill="FFFFFF"/>
        </w:rPr>
        <w:t xml:space="preserve">, from where they are imported to the AWS RDS instance through </w:t>
      </w:r>
      <w:r w:rsidRPr="009B5560">
        <w:rPr>
          <w:color w:val="0D0D0D"/>
          <w:shd w:val="clear" w:color="auto" w:fill="FFFFFF"/>
        </w:rPr>
        <w:t xml:space="preserve">MySQL </w:t>
      </w:r>
      <w:r w:rsidR="00891010" w:rsidRPr="009B5560">
        <w:rPr>
          <w:color w:val="0D0D0D"/>
          <w:shd w:val="clear" w:color="auto" w:fill="FFFFFF"/>
        </w:rPr>
        <w:t>Workbench</w:t>
      </w:r>
      <w:r w:rsidRPr="009B5560">
        <w:rPr>
          <w:color w:val="0D0D0D"/>
          <w:shd w:val="clear" w:color="auto" w:fill="FFFFFF"/>
        </w:rPr>
        <w:t xml:space="preserve">.  </w:t>
      </w:r>
    </w:p>
    <w:p w14:paraId="661F3E3F" w14:textId="77777777" w:rsidR="00FE3658" w:rsidRPr="009B5560" w:rsidRDefault="00FE3658" w:rsidP="00F5145A">
      <w:pPr>
        <w:rPr>
          <w:color w:val="0D0D0D"/>
          <w:shd w:val="clear" w:color="auto" w:fill="FFFFFF"/>
        </w:rPr>
      </w:pPr>
    </w:p>
    <w:p w14:paraId="49580CCD" w14:textId="130340F0" w:rsidR="00794101" w:rsidRPr="009B5560" w:rsidRDefault="00FE3658" w:rsidP="00F5145A">
      <w:pPr>
        <w:rPr>
          <w:color w:val="0D0D0D"/>
          <w:shd w:val="clear" w:color="auto" w:fill="FFFFFF"/>
        </w:rPr>
      </w:pPr>
      <w:r w:rsidRPr="009B5560">
        <w:rPr>
          <w:color w:val="0D0D0D"/>
          <w:shd w:val="clear" w:color="auto" w:fill="FFFFFF"/>
        </w:rPr>
        <w:t xml:space="preserve">Leveraging </w:t>
      </w:r>
      <w:r w:rsidR="006158FA" w:rsidRPr="009B5560">
        <w:rPr>
          <w:color w:val="0D0D0D"/>
          <w:shd w:val="clear" w:color="auto" w:fill="FFFFFF"/>
        </w:rPr>
        <w:t xml:space="preserve">the power of the </w:t>
      </w:r>
      <w:r w:rsidR="00891010" w:rsidRPr="009B5560">
        <w:rPr>
          <w:color w:val="0D0D0D"/>
          <w:shd w:val="clear" w:color="auto" w:fill="FFFFFF"/>
        </w:rPr>
        <w:t>P</w:t>
      </w:r>
      <w:r w:rsidR="006158FA" w:rsidRPr="009B5560">
        <w:rPr>
          <w:color w:val="0D0D0D"/>
          <w:shd w:val="clear" w:color="auto" w:fill="FFFFFF"/>
        </w:rPr>
        <w:t xml:space="preserve">ython programming </w:t>
      </w:r>
      <w:r w:rsidR="00891010" w:rsidRPr="009B5560">
        <w:rPr>
          <w:color w:val="0D0D0D"/>
          <w:shd w:val="clear" w:color="auto" w:fill="FFFFFF"/>
        </w:rPr>
        <w:t>l</w:t>
      </w:r>
      <w:r w:rsidR="006158FA" w:rsidRPr="009B5560">
        <w:rPr>
          <w:color w:val="0D0D0D"/>
          <w:shd w:val="clear" w:color="auto" w:fill="FFFFFF"/>
        </w:rPr>
        <w:t>anguage</w:t>
      </w:r>
      <w:r w:rsidRPr="009B5560">
        <w:rPr>
          <w:color w:val="0D0D0D"/>
          <w:shd w:val="clear" w:color="auto" w:fill="FFFFFF"/>
        </w:rPr>
        <w:t xml:space="preserve">, these data </w:t>
      </w:r>
      <w:r w:rsidR="006158FA" w:rsidRPr="009B5560">
        <w:rPr>
          <w:color w:val="0D0D0D"/>
          <w:shd w:val="clear" w:color="auto" w:fill="FFFFFF"/>
        </w:rPr>
        <w:t>were</w:t>
      </w:r>
      <w:r w:rsidRPr="009B5560">
        <w:rPr>
          <w:color w:val="0D0D0D"/>
          <w:shd w:val="clear" w:color="auto" w:fill="FFFFFF"/>
        </w:rPr>
        <w:t xml:space="preserve"> retrieved in JSON format and displayed through Streamlit</w:t>
      </w:r>
      <w:r w:rsidR="00794101" w:rsidRPr="009B5560">
        <w:rPr>
          <w:color w:val="0D0D0D"/>
          <w:shd w:val="clear" w:color="auto" w:fill="FFFFFF"/>
        </w:rPr>
        <w:t xml:space="preserve"> by issuing a run command from the Anaconda command prompt</w:t>
      </w:r>
      <w:r w:rsidR="0063015C">
        <w:rPr>
          <w:color w:val="0D0D0D"/>
          <w:shd w:val="clear" w:color="auto" w:fill="FFFFFF"/>
        </w:rPr>
        <w:t xml:space="preserve">. </w:t>
      </w:r>
      <w:r w:rsidR="00794101" w:rsidRPr="009B5560">
        <w:rPr>
          <w:color w:val="0D0D0D"/>
          <w:shd w:val="clear" w:color="auto" w:fill="FFFFFF"/>
        </w:rPr>
        <w:t xml:space="preserve">The resultant map application </w:t>
      </w:r>
      <w:r w:rsidR="006158FA" w:rsidRPr="009B5560">
        <w:rPr>
          <w:color w:val="0D0D0D"/>
          <w:shd w:val="clear" w:color="auto" w:fill="FFFFFF"/>
        </w:rPr>
        <w:t>allows</w:t>
      </w:r>
      <w:r w:rsidRPr="009B5560">
        <w:rPr>
          <w:color w:val="0D0D0D"/>
          <w:shd w:val="clear" w:color="auto" w:fill="FFFFFF"/>
        </w:rPr>
        <w:t xml:space="preserve"> users to interact with and simulate </w:t>
      </w:r>
      <w:r w:rsidR="00794101" w:rsidRPr="009B5560">
        <w:rPr>
          <w:color w:val="0D0D0D"/>
          <w:shd w:val="clear" w:color="auto" w:fill="FFFFFF"/>
        </w:rPr>
        <w:t xml:space="preserve">preloaded </w:t>
      </w:r>
      <w:r w:rsidRPr="009B5560">
        <w:rPr>
          <w:color w:val="0D0D0D"/>
          <w:shd w:val="clear" w:color="auto" w:fill="FFFFFF"/>
        </w:rPr>
        <w:t>historical events.</w:t>
      </w:r>
    </w:p>
    <w:p w14:paraId="7BEF8C3B" w14:textId="77777777" w:rsidR="00794101" w:rsidRPr="009B5560" w:rsidRDefault="00794101" w:rsidP="00F5145A">
      <w:pPr>
        <w:rPr>
          <w:color w:val="0D0D0D"/>
          <w:shd w:val="clear" w:color="auto" w:fill="FFFFFF"/>
        </w:rPr>
      </w:pPr>
    </w:p>
    <w:p w14:paraId="545733BD" w14:textId="15461532" w:rsidR="00F5145A" w:rsidRPr="009B5560" w:rsidRDefault="00FE3658" w:rsidP="00F5145A">
      <w:pPr>
        <w:rPr>
          <w:color w:val="0D0D0D"/>
          <w:shd w:val="clear" w:color="auto" w:fill="FFFFFF"/>
        </w:rPr>
      </w:pPr>
      <w:r w:rsidRPr="009B5560">
        <w:rPr>
          <w:color w:val="0D0D0D"/>
          <w:shd w:val="clear" w:color="auto" w:fill="FFFFFF"/>
        </w:rPr>
        <w:t xml:space="preserve">The project </w:t>
      </w:r>
      <w:r w:rsidR="00734D60" w:rsidRPr="009B5560">
        <w:rPr>
          <w:color w:val="0D0D0D"/>
          <w:shd w:val="clear" w:color="auto" w:fill="FFFFFF"/>
        </w:rPr>
        <w:t xml:space="preserve">explores the importance of </w:t>
      </w:r>
      <w:r w:rsidRPr="009B5560">
        <w:rPr>
          <w:color w:val="0D0D0D"/>
          <w:shd w:val="clear" w:color="auto" w:fill="FFFFFF"/>
        </w:rPr>
        <w:t>database management in his</w:t>
      </w:r>
      <w:r w:rsidR="00734D60" w:rsidRPr="009B5560">
        <w:rPr>
          <w:color w:val="0D0D0D"/>
          <w:shd w:val="clear" w:color="auto" w:fill="FFFFFF"/>
        </w:rPr>
        <w:t xml:space="preserve">torical research and simulation. It demonstrates the effectiveness of </w:t>
      </w:r>
      <w:r w:rsidR="00891010" w:rsidRPr="009B5560">
        <w:rPr>
          <w:color w:val="0D0D0D"/>
          <w:shd w:val="clear" w:color="auto" w:fill="FFFFFF"/>
        </w:rPr>
        <w:t>organising</w:t>
      </w:r>
      <w:r w:rsidR="00734D60" w:rsidRPr="009B5560">
        <w:rPr>
          <w:color w:val="0D0D0D"/>
          <w:shd w:val="clear" w:color="auto" w:fill="FFFFFF"/>
        </w:rPr>
        <w:t xml:space="preserve"> and analysing historical events’ data </w:t>
      </w:r>
      <w:proofErr w:type="gramStart"/>
      <w:r w:rsidR="00734D60" w:rsidRPr="009B5560">
        <w:rPr>
          <w:color w:val="0D0D0D"/>
          <w:shd w:val="clear" w:color="auto" w:fill="FFFFFF"/>
        </w:rPr>
        <w:t>through the use of</w:t>
      </w:r>
      <w:proofErr w:type="gramEnd"/>
      <w:r w:rsidR="00734D60" w:rsidRPr="009B5560">
        <w:rPr>
          <w:color w:val="0D0D0D"/>
          <w:shd w:val="clear" w:color="auto" w:fill="FFFFFF"/>
        </w:rPr>
        <w:t xml:space="preserve"> databases. Through careful</w:t>
      </w:r>
      <w:r w:rsidRPr="009B5560">
        <w:rPr>
          <w:color w:val="0D0D0D"/>
          <w:shd w:val="clear" w:color="auto" w:fill="FFFFFF"/>
        </w:rPr>
        <w:t xml:space="preserve"> design and impleme</w:t>
      </w:r>
      <w:r w:rsidR="00734D60" w:rsidRPr="009B5560">
        <w:rPr>
          <w:color w:val="0D0D0D"/>
          <w:shd w:val="clear" w:color="auto" w:fill="FFFFFF"/>
        </w:rPr>
        <w:t>ntation, this project clearly explains</w:t>
      </w:r>
      <w:r w:rsidRPr="009B5560">
        <w:rPr>
          <w:color w:val="0D0D0D"/>
          <w:shd w:val="clear" w:color="auto" w:fill="FFFFFF"/>
        </w:rPr>
        <w:t xml:space="preserve"> the potential of databases as </w:t>
      </w:r>
      <w:r w:rsidR="00734D60" w:rsidRPr="009B5560">
        <w:rPr>
          <w:color w:val="0D0D0D"/>
          <w:shd w:val="clear" w:color="auto" w:fill="FFFFFF"/>
        </w:rPr>
        <w:t xml:space="preserve">a veritable tool for historical events simulation by </w:t>
      </w:r>
      <w:r w:rsidRPr="009B5560">
        <w:rPr>
          <w:color w:val="0D0D0D"/>
          <w:shd w:val="clear" w:color="auto" w:fill="FFFFFF"/>
        </w:rPr>
        <w:t>g</w:t>
      </w:r>
      <w:r w:rsidR="00734D60" w:rsidRPr="009B5560">
        <w:rPr>
          <w:color w:val="0D0D0D"/>
          <w:shd w:val="clear" w:color="auto" w:fill="FFFFFF"/>
        </w:rPr>
        <w:t>iving</w:t>
      </w:r>
      <w:r w:rsidRPr="009B5560">
        <w:rPr>
          <w:color w:val="0D0D0D"/>
          <w:shd w:val="clear" w:color="auto" w:fill="FFFFFF"/>
        </w:rPr>
        <w:t xml:space="preserve"> </w:t>
      </w:r>
      <w:r w:rsidR="00794101" w:rsidRPr="009B5560">
        <w:rPr>
          <w:color w:val="0D0D0D"/>
          <w:shd w:val="clear" w:color="auto" w:fill="FFFFFF"/>
        </w:rPr>
        <w:t xml:space="preserve">visually pleasing and interactive </w:t>
      </w:r>
      <w:r w:rsidRPr="009B5560">
        <w:rPr>
          <w:color w:val="0D0D0D"/>
          <w:shd w:val="clear" w:color="auto" w:fill="FFFFFF"/>
        </w:rPr>
        <w:t>insights into past events.</w:t>
      </w:r>
    </w:p>
    <w:bookmarkEnd w:id="2"/>
    <w:p w14:paraId="47E3C1B0" w14:textId="77777777" w:rsidR="00FE3658" w:rsidRPr="009B5560" w:rsidRDefault="00FE3658" w:rsidP="00F5145A">
      <w:pPr>
        <w:rPr>
          <w:i/>
        </w:rPr>
      </w:pPr>
    </w:p>
    <w:p w14:paraId="3CF99662" w14:textId="77777777" w:rsidR="00794101" w:rsidRPr="009B5560" w:rsidRDefault="00794101" w:rsidP="00F5145A">
      <w:pPr>
        <w:rPr>
          <w:i/>
        </w:rPr>
      </w:pPr>
    </w:p>
    <w:p w14:paraId="3068C4A9" w14:textId="77777777" w:rsidR="001A6AD8" w:rsidRPr="009B5560" w:rsidRDefault="001A6AD8" w:rsidP="008858E8">
      <w:pPr>
        <w:pStyle w:val="Heading1"/>
        <w:numPr>
          <w:ilvl w:val="0"/>
          <w:numId w:val="17"/>
        </w:numPr>
        <w:ind w:left="431" w:hanging="431"/>
        <w:rPr>
          <w:sz w:val="20"/>
        </w:rPr>
      </w:pPr>
      <w:r w:rsidRPr="009B5560">
        <w:rPr>
          <w:sz w:val="20"/>
        </w:rPr>
        <w:t>Introduction</w:t>
      </w:r>
    </w:p>
    <w:p w14:paraId="504EB743" w14:textId="6E00A091" w:rsidR="00EE7925" w:rsidRPr="009B5560" w:rsidRDefault="006437DF" w:rsidP="001F2679">
      <w:r w:rsidRPr="009B5560">
        <w:t xml:space="preserve">Historical simulation refers to the representation of historical event(s) or historical process(es) using </w:t>
      </w:r>
      <w:r w:rsidR="006158FA" w:rsidRPr="009B5560">
        <w:t xml:space="preserve">a suitable information technology medium. Simulations can take </w:t>
      </w:r>
      <w:r w:rsidR="00891010" w:rsidRPr="009B5560">
        <w:t xml:space="preserve">visualisation </w:t>
      </w:r>
      <w:r w:rsidR="006158FA" w:rsidRPr="009B5560">
        <w:t>a step further by creating a dynamic model that</w:t>
      </w:r>
      <w:r w:rsidR="00624AFA" w:rsidRPr="009B5560">
        <w:t xml:space="preserve"> is responsive to user interaction in an immediate and tangible way</w:t>
      </w:r>
      <w:r w:rsidRPr="009B5560">
        <w:t>.</w:t>
      </w:r>
      <w:r w:rsidR="00393F83" w:rsidRPr="009B5560">
        <w:t xml:space="preserve"> </w:t>
      </w:r>
    </w:p>
    <w:p w14:paraId="0BFA1B54" w14:textId="77777777" w:rsidR="00EE7925" w:rsidRPr="009B5560" w:rsidRDefault="00EE7925" w:rsidP="001F2679"/>
    <w:p w14:paraId="18906DED" w14:textId="77777777" w:rsidR="006158FA" w:rsidRPr="009B5560" w:rsidRDefault="006158FA" w:rsidP="003220F3"/>
    <w:p w14:paraId="747A8FA1" w14:textId="450DEBCB" w:rsidR="00D174EB" w:rsidRPr="009B5560" w:rsidRDefault="00393F83" w:rsidP="003220F3">
      <w:r w:rsidRPr="009B5560">
        <w:t xml:space="preserve">It is noteworthy that </w:t>
      </w:r>
      <w:r w:rsidR="006158FA" w:rsidRPr="009B5560">
        <w:t>simulations do not possess the ability to recreate history, as they are unable to tell what fully</w:t>
      </w:r>
      <w:r w:rsidRPr="009B5560">
        <w:t xml:space="preserve"> happened in full detail. However, simulations </w:t>
      </w:r>
      <w:r w:rsidR="006158FA" w:rsidRPr="009B5560">
        <w:t xml:space="preserve">allow proper representation of complex historical events in a manner that is more dynamic and visually appealing than written text can ever be. Often, history enthusiasts are not too interested in “the whole thing that happened” as much as knowing the range of experiences, otherwise referred to as </w:t>
      </w:r>
      <w:r w:rsidR="00891010" w:rsidRPr="009B5560">
        <w:t xml:space="preserve">key </w:t>
      </w:r>
      <w:r w:rsidR="006158FA" w:rsidRPr="009B5560">
        <w:t>events,</w:t>
      </w:r>
      <w:r w:rsidRPr="009B5560">
        <w:t xml:space="preserve"> that happened in time past.</w:t>
      </w:r>
    </w:p>
    <w:p w14:paraId="3ECF0759" w14:textId="1CE50DEC" w:rsidR="00CE418B" w:rsidRPr="009B5560" w:rsidRDefault="003220F3" w:rsidP="003220F3">
      <w:r w:rsidRPr="009B5560">
        <w:t xml:space="preserve"> </w:t>
      </w:r>
    </w:p>
    <w:p w14:paraId="0BCAF2E0" w14:textId="5FF0FD73" w:rsidR="006437DF" w:rsidRPr="009B5560" w:rsidRDefault="003220F3" w:rsidP="003220F3">
      <w:r w:rsidRPr="009B5560">
        <w:t xml:space="preserve">To enable historians and researchers </w:t>
      </w:r>
      <w:r w:rsidR="006158FA" w:rsidRPr="009B5560">
        <w:t>to use the technological tools available for historical simulation, they must accept the tool’s legitimacy and critically evaluate its usefulness to achieve</w:t>
      </w:r>
      <w:r w:rsidRPr="009B5560">
        <w:t xml:space="preserve"> m</w:t>
      </w:r>
      <w:r w:rsidR="00D174EB" w:rsidRPr="009B5560">
        <w:t xml:space="preserve">eaningful </w:t>
      </w:r>
      <w:r w:rsidRPr="009B5560">
        <w:t>simulations</w:t>
      </w:r>
      <w:r w:rsidR="00CE418B" w:rsidRPr="009B5560">
        <w:t xml:space="preserve"> </w:t>
      </w:r>
      <w:r w:rsidR="006158FA" w:rsidRPr="009B5560">
        <w:t>(</w:t>
      </w:r>
      <w:r w:rsidR="00CE418B" w:rsidRPr="009B5560">
        <w:t>Taylor, 2003)</w:t>
      </w:r>
      <w:r w:rsidRPr="009B5560">
        <w:t>.</w:t>
      </w:r>
    </w:p>
    <w:p w14:paraId="012CAF4F" w14:textId="77777777" w:rsidR="006437DF" w:rsidRPr="009B5560" w:rsidRDefault="006437DF" w:rsidP="001F2679"/>
    <w:p w14:paraId="7A682FEE" w14:textId="17067566" w:rsidR="00D83073" w:rsidRPr="009B5560" w:rsidDel="00891010" w:rsidRDefault="001F2679" w:rsidP="001F2679">
      <w:pPr>
        <w:rPr>
          <w:del w:id="4" w:author="Iain Murray" w:date="2024-04-03T10:18:00Z"/>
        </w:rPr>
      </w:pPr>
      <w:r w:rsidRPr="009B5560">
        <w:t xml:space="preserve">Historical simulation is vital in fields of </w:t>
      </w:r>
      <w:r w:rsidR="006158FA" w:rsidRPr="009B5560">
        <w:t xml:space="preserve">study such as urban and regional planning, traffic studies, finance, and military strategy planning. However, the efficacy of the results generated is heavily dependent on the accuracy of the data presentation and analysis process. The associated complexity of accessing a </w:t>
      </w:r>
      <w:r w:rsidRPr="009B5560">
        <w:t xml:space="preserve">large historical data volume efficiently hugely limits historical simulation. </w:t>
      </w:r>
    </w:p>
    <w:p w14:paraId="40B2CE36" w14:textId="056B297D" w:rsidR="004346DA" w:rsidRPr="009B5560" w:rsidRDefault="001F2679" w:rsidP="001F2679">
      <w:r w:rsidRPr="009B5560">
        <w:t xml:space="preserve">To address this, the project is geared toward </w:t>
      </w:r>
      <w:r w:rsidR="004346DA" w:rsidRPr="009B5560">
        <w:t xml:space="preserve">gathering data from historical event maps and </w:t>
      </w:r>
      <w:r w:rsidR="006158FA" w:rsidRPr="009B5560">
        <w:t>literature, creating a</w:t>
      </w:r>
      <w:r w:rsidR="004346DA" w:rsidRPr="009B5560">
        <w:t xml:space="preserve"> database from the gathered information</w:t>
      </w:r>
      <w:r w:rsidR="006158FA" w:rsidRPr="009B5560">
        <w:t>, and util</w:t>
      </w:r>
      <w:r w:rsidR="00C6588D" w:rsidRPr="009B5560">
        <w:t>ising</w:t>
      </w:r>
      <w:r w:rsidR="006158FA" w:rsidRPr="009B5560">
        <w:t xml:space="preserve"> it to simulate</w:t>
      </w:r>
      <w:r w:rsidR="000B67A4" w:rsidRPr="009B5560">
        <w:t xml:space="preserve"> historical events</w:t>
      </w:r>
      <w:r w:rsidR="004346DA" w:rsidRPr="009B5560">
        <w:t>.</w:t>
      </w:r>
      <w:r w:rsidRPr="009B5560">
        <w:t xml:space="preserve"> </w:t>
      </w:r>
      <w:r w:rsidR="004346DA" w:rsidRPr="009B5560">
        <w:t>The</w:t>
      </w:r>
      <w:r w:rsidRPr="009B5560">
        <w:t xml:space="preserve"> project prop</w:t>
      </w:r>
      <w:r w:rsidR="000B67A4" w:rsidRPr="009B5560">
        <w:t xml:space="preserve">oses </w:t>
      </w:r>
      <w:r w:rsidR="006158FA" w:rsidRPr="009B5560">
        <w:t>using</w:t>
      </w:r>
      <w:r w:rsidR="000B67A4" w:rsidRPr="009B5560">
        <w:t xml:space="preserve"> databases as a</w:t>
      </w:r>
      <w:r w:rsidRPr="009B5560">
        <w:t xml:space="preserve"> tool for carrying out historical </w:t>
      </w:r>
      <w:r w:rsidR="006158FA" w:rsidRPr="009B5560">
        <w:t>simulations</w:t>
      </w:r>
      <w:r w:rsidR="009953CC" w:rsidRPr="009B5560">
        <w:t xml:space="preserve">. </w:t>
      </w:r>
      <w:r w:rsidR="004346DA" w:rsidRPr="009B5560">
        <w:t>Two different Historical e</w:t>
      </w:r>
      <w:r w:rsidRPr="009B5560">
        <w:t xml:space="preserve">vents of high interest </w:t>
      </w:r>
      <w:r w:rsidR="009953CC" w:rsidRPr="009B5560">
        <w:t xml:space="preserve">will be depicted using a mix of a data input interface, a database </w:t>
      </w:r>
      <w:r w:rsidR="004346DA" w:rsidRPr="009B5560">
        <w:t xml:space="preserve">hosted in the cloud </w:t>
      </w:r>
      <w:r w:rsidR="009953CC" w:rsidRPr="009B5560">
        <w:t>and a map</w:t>
      </w:r>
      <w:r w:rsidR="004346DA" w:rsidRPr="009B5560">
        <w:t xml:space="preserve"> that simulates the history associated with the chosen events</w:t>
      </w:r>
      <w:r w:rsidR="009953CC" w:rsidRPr="009B5560">
        <w:t xml:space="preserve">. </w:t>
      </w:r>
    </w:p>
    <w:p w14:paraId="0B8141A2" w14:textId="77777777" w:rsidR="004346DA" w:rsidRPr="009B5560" w:rsidRDefault="004346DA" w:rsidP="001F2679"/>
    <w:p w14:paraId="5E94EB48" w14:textId="4E173B65" w:rsidR="001F2679" w:rsidRPr="009B5560" w:rsidRDefault="004346DA" w:rsidP="001F2679">
      <w:r w:rsidRPr="009B5560">
        <w:t>It is worth mentioning that t</w:t>
      </w:r>
      <w:r w:rsidR="009953CC" w:rsidRPr="009B5560">
        <w:t>he</w:t>
      </w:r>
      <w:r w:rsidR="001F2679" w:rsidRPr="009B5560">
        <w:t xml:space="preserve"> result will be </w:t>
      </w:r>
      <w:r w:rsidR="006158FA" w:rsidRPr="009B5560">
        <w:t>immensely helpful to history enthusiasts, military strategists,</w:t>
      </w:r>
      <w:r w:rsidR="001F2679" w:rsidRPr="009B5560">
        <w:t xml:space="preserve"> and the academic community at large. </w:t>
      </w:r>
    </w:p>
    <w:p w14:paraId="12130C24" w14:textId="77777777" w:rsidR="001F2679" w:rsidRPr="009B5560" w:rsidRDefault="001F2679" w:rsidP="001F2679"/>
    <w:p w14:paraId="7FC57287" w14:textId="6AFC00A3" w:rsidR="001F2679" w:rsidRPr="009B5560" w:rsidRDefault="006158FA" w:rsidP="001F2679">
      <w:pPr>
        <w:pStyle w:val="NormalWeb"/>
        <w:shd w:val="clear" w:color="auto" w:fill="FFFFFF"/>
        <w:spacing w:before="0"/>
        <w:jc w:val="both"/>
        <w:rPr>
          <w:sz w:val="20"/>
          <w:szCs w:val="20"/>
        </w:rPr>
      </w:pPr>
      <w:r w:rsidRPr="009B5560">
        <w:rPr>
          <w:sz w:val="20"/>
          <w:szCs w:val="20"/>
        </w:rPr>
        <w:t xml:space="preserve">Historical scholarship's </w:t>
      </w:r>
      <w:r w:rsidR="00E3706B">
        <w:rPr>
          <w:sz w:val="20"/>
          <w:szCs w:val="20"/>
        </w:rPr>
        <w:t>primary</w:t>
      </w:r>
      <w:r w:rsidRPr="009B5560">
        <w:rPr>
          <w:sz w:val="20"/>
          <w:szCs w:val="20"/>
        </w:rPr>
        <w:t xml:space="preserve"> goal is to explain</w:t>
      </w:r>
      <w:r w:rsidR="001F2679" w:rsidRPr="009B5560">
        <w:rPr>
          <w:sz w:val="20"/>
          <w:szCs w:val="20"/>
        </w:rPr>
        <w:t xml:space="preserve"> complex relationships that </w:t>
      </w:r>
      <w:r w:rsidRPr="009B5560">
        <w:rPr>
          <w:sz w:val="20"/>
          <w:szCs w:val="20"/>
        </w:rPr>
        <w:t>affect</w:t>
      </w:r>
      <w:r w:rsidR="001F2679" w:rsidRPr="009B5560">
        <w:rPr>
          <w:sz w:val="20"/>
          <w:szCs w:val="20"/>
        </w:rPr>
        <w:t xml:space="preserve"> chang</w:t>
      </w:r>
      <w:r w:rsidR="00CE418B" w:rsidRPr="009B5560">
        <w:rPr>
          <w:sz w:val="20"/>
          <w:szCs w:val="20"/>
        </w:rPr>
        <w:t xml:space="preserve">es in </w:t>
      </w:r>
      <w:r w:rsidR="00E3706B">
        <w:rPr>
          <w:sz w:val="20"/>
          <w:szCs w:val="20"/>
        </w:rPr>
        <w:t>the</w:t>
      </w:r>
      <w:r w:rsidR="00CE418B" w:rsidRPr="009B5560">
        <w:rPr>
          <w:sz w:val="20"/>
          <w:szCs w:val="20"/>
        </w:rPr>
        <w:t xml:space="preserve"> pas</w:t>
      </w:r>
      <w:r w:rsidR="00E3706B">
        <w:rPr>
          <w:sz w:val="20"/>
          <w:szCs w:val="20"/>
        </w:rPr>
        <w:t>t (</w:t>
      </w:r>
      <w:r w:rsidR="00CE418B" w:rsidRPr="009B5560">
        <w:rPr>
          <w:sz w:val="20"/>
          <w:szCs w:val="20"/>
        </w:rPr>
        <w:t>Weinberg</w:t>
      </w:r>
      <w:r w:rsidR="00E3706B">
        <w:rPr>
          <w:sz w:val="20"/>
          <w:szCs w:val="20"/>
        </w:rPr>
        <w:t>, 2018)</w:t>
      </w:r>
      <w:commentRangeStart w:id="5"/>
      <w:commentRangeEnd w:id="5"/>
      <w:r w:rsidR="00891010" w:rsidRPr="009B5560">
        <w:rPr>
          <w:rStyle w:val="CommentReference"/>
          <w:lang w:eastAsia="fr-FR"/>
        </w:rPr>
        <w:commentReference w:id="5"/>
      </w:r>
      <w:r w:rsidR="00D83073" w:rsidRPr="009B5560">
        <w:rPr>
          <w:sz w:val="20"/>
          <w:szCs w:val="20"/>
        </w:rPr>
        <w:t xml:space="preserve">. Frequently occurring </w:t>
      </w:r>
      <w:r w:rsidR="001F2679" w:rsidRPr="009B5560">
        <w:rPr>
          <w:sz w:val="20"/>
          <w:szCs w:val="20"/>
        </w:rPr>
        <w:t>patterns of chan</w:t>
      </w:r>
      <w:r w:rsidR="00D83073" w:rsidRPr="009B5560">
        <w:rPr>
          <w:sz w:val="20"/>
          <w:szCs w:val="20"/>
        </w:rPr>
        <w:t>ge are understood depending</w:t>
      </w:r>
      <w:r w:rsidR="001F2679" w:rsidRPr="009B5560">
        <w:rPr>
          <w:sz w:val="20"/>
          <w:szCs w:val="20"/>
        </w:rPr>
        <w:t xml:space="preserve"> on geographic understandings—or variations over space. Historical events such as</w:t>
      </w:r>
      <w:r w:rsidR="00CE0145" w:rsidRPr="009B5560">
        <w:rPr>
          <w:sz w:val="20"/>
          <w:szCs w:val="20"/>
        </w:rPr>
        <w:t xml:space="preserve"> the Great Migration, the early development of the European economy, and the development of the American West, amongst others, are a few examples of historical and geographic events</w:t>
      </w:r>
      <w:r w:rsidR="001F2679" w:rsidRPr="009B5560">
        <w:rPr>
          <w:sz w:val="20"/>
          <w:szCs w:val="20"/>
        </w:rPr>
        <w:t xml:space="preserve">. Using the knowledge of both space and time gives a broader understanding of various events and transformations. This becomes more evident if discernment about characteristics of people and events which were part of the historical event is possible. </w:t>
      </w:r>
    </w:p>
    <w:p w14:paraId="54C7A0C0" w14:textId="53029DA6" w:rsidR="001F2679" w:rsidRPr="009B5560" w:rsidRDefault="001F2679" w:rsidP="001F2679">
      <w:pPr>
        <w:pStyle w:val="NormalWeb"/>
        <w:shd w:val="clear" w:color="auto" w:fill="FFFFFF"/>
        <w:spacing w:before="0"/>
        <w:jc w:val="both"/>
        <w:rPr>
          <w:sz w:val="20"/>
          <w:szCs w:val="20"/>
        </w:rPr>
      </w:pPr>
      <w:r w:rsidRPr="009B5560">
        <w:rPr>
          <w:sz w:val="20"/>
          <w:szCs w:val="20"/>
        </w:rPr>
        <w:t xml:space="preserve">Historical simulations can be achieved using maps that </w:t>
      </w:r>
      <w:r w:rsidR="00CE0145" w:rsidRPr="009B5560">
        <w:rPr>
          <w:sz w:val="20"/>
          <w:szCs w:val="20"/>
        </w:rPr>
        <w:t>give</w:t>
      </w:r>
      <w:r w:rsidRPr="009B5560">
        <w:rPr>
          <w:sz w:val="20"/>
          <w:szCs w:val="20"/>
        </w:rPr>
        <w:t xml:space="preserve"> snapshots of historical realities. The advent of digital technologies </w:t>
      </w:r>
      <w:r w:rsidR="00CE0145" w:rsidRPr="009B5560">
        <w:rPr>
          <w:sz w:val="20"/>
          <w:szCs w:val="20"/>
        </w:rPr>
        <w:t>has resulted in the development of maps that display</w:t>
      </w:r>
      <w:r w:rsidR="000B67A4" w:rsidRPr="009B5560">
        <w:rPr>
          <w:sz w:val="20"/>
          <w:szCs w:val="20"/>
        </w:rPr>
        <w:t xml:space="preserve"> </w:t>
      </w:r>
      <w:r w:rsidRPr="009B5560">
        <w:rPr>
          <w:sz w:val="20"/>
          <w:szCs w:val="20"/>
        </w:rPr>
        <w:t xml:space="preserve">comprehensive information alongside clear and explanatory </w:t>
      </w:r>
      <w:r w:rsidR="00891010" w:rsidRPr="009B5560">
        <w:rPr>
          <w:sz w:val="20"/>
          <w:szCs w:val="20"/>
        </w:rPr>
        <w:t xml:space="preserve">visualisation </w:t>
      </w:r>
      <w:r w:rsidRPr="009B5560">
        <w:rPr>
          <w:sz w:val="20"/>
          <w:szCs w:val="20"/>
        </w:rPr>
        <w:t>obtained from clicking specia</w:t>
      </w:r>
      <w:r w:rsidR="000B67A4" w:rsidRPr="009B5560">
        <w:rPr>
          <w:sz w:val="20"/>
          <w:szCs w:val="20"/>
        </w:rPr>
        <w:t>lly designed marker points</w:t>
      </w:r>
      <w:r w:rsidRPr="009B5560">
        <w:rPr>
          <w:sz w:val="20"/>
          <w:szCs w:val="20"/>
        </w:rPr>
        <w:t>. This makes it possible for historical realities at different points to be obtained easily at the click of a computer mouse.</w:t>
      </w:r>
    </w:p>
    <w:p w14:paraId="096EBB66" w14:textId="20AE8C8C" w:rsidR="001F2679" w:rsidRPr="009B5560" w:rsidRDefault="001F2679" w:rsidP="001F2679">
      <w:pPr>
        <w:pStyle w:val="NormalWeb"/>
        <w:shd w:val="clear" w:color="auto" w:fill="FFFFFF"/>
        <w:spacing w:before="0"/>
        <w:jc w:val="both"/>
        <w:rPr>
          <w:sz w:val="20"/>
          <w:szCs w:val="20"/>
        </w:rPr>
      </w:pPr>
      <w:r w:rsidRPr="009B5560">
        <w:rPr>
          <w:sz w:val="20"/>
          <w:szCs w:val="20"/>
        </w:rPr>
        <w:t xml:space="preserve">From the database and map </w:t>
      </w:r>
      <w:proofErr w:type="gramStart"/>
      <w:r w:rsidR="00CE0145" w:rsidRPr="009B5560">
        <w:rPr>
          <w:sz w:val="20"/>
          <w:szCs w:val="20"/>
        </w:rPr>
        <w:t>created,</w:t>
      </w:r>
      <w:proofErr w:type="gramEnd"/>
      <w:r w:rsidRPr="009B5560">
        <w:rPr>
          <w:sz w:val="20"/>
          <w:szCs w:val="20"/>
        </w:rPr>
        <w:t xml:space="preserve"> scholars and planners across different fields can easily inquire about the relationship between historical change and places and how this relates to several things in current planning patterns, </w:t>
      </w:r>
      <w:r w:rsidR="00CE0145" w:rsidRPr="009B5560">
        <w:rPr>
          <w:sz w:val="20"/>
          <w:szCs w:val="20"/>
        </w:rPr>
        <w:t>quickly testing theories and questions</w:t>
      </w:r>
      <w:r w:rsidRPr="009B5560">
        <w:rPr>
          <w:sz w:val="20"/>
          <w:szCs w:val="20"/>
        </w:rPr>
        <w:t xml:space="preserve">. Questions such as: </w:t>
      </w:r>
      <w:r w:rsidRPr="009B5560">
        <w:rPr>
          <w:sz w:val="20"/>
          <w:szCs w:val="20"/>
        </w:rPr>
        <w:lastRenderedPageBreak/>
        <w:t xml:space="preserve">Was there a likely relationship between technological advancement and </w:t>
      </w:r>
      <w:r w:rsidR="00CE0145" w:rsidRPr="009B5560">
        <w:rPr>
          <w:sz w:val="20"/>
          <w:szCs w:val="20"/>
        </w:rPr>
        <w:t>top cadre military personnel planning capabilities</w:t>
      </w:r>
      <w:r w:rsidRPr="009B5560">
        <w:rPr>
          <w:sz w:val="20"/>
          <w:szCs w:val="20"/>
        </w:rPr>
        <w:t>? Were there other relationships? What does this relationship connote for the development of military st</w:t>
      </w:r>
      <w:r w:rsidR="00654F02" w:rsidRPr="009B5560">
        <w:rPr>
          <w:sz w:val="20"/>
          <w:szCs w:val="20"/>
        </w:rPr>
        <w:t xml:space="preserve">rength over the past few </w:t>
      </w:r>
      <w:r w:rsidR="00CE0145" w:rsidRPr="009B5560">
        <w:rPr>
          <w:sz w:val="20"/>
          <w:szCs w:val="20"/>
        </w:rPr>
        <w:t>decades</w:t>
      </w:r>
      <w:r w:rsidR="00654F02" w:rsidRPr="009B5560">
        <w:rPr>
          <w:sz w:val="20"/>
          <w:szCs w:val="20"/>
        </w:rPr>
        <w:t>? Amongst other questions</w:t>
      </w:r>
      <w:r w:rsidR="00CE0145" w:rsidRPr="009B5560">
        <w:rPr>
          <w:sz w:val="20"/>
          <w:szCs w:val="20"/>
        </w:rPr>
        <w:t>, historical simulations can easily and quickly answer them</w:t>
      </w:r>
      <w:r w:rsidR="00654F02" w:rsidRPr="009B5560">
        <w:rPr>
          <w:sz w:val="20"/>
          <w:szCs w:val="20"/>
        </w:rPr>
        <w:t>.</w:t>
      </w:r>
      <w:r w:rsidRPr="009B5560">
        <w:rPr>
          <w:sz w:val="20"/>
          <w:szCs w:val="20"/>
        </w:rPr>
        <w:t xml:space="preserve"> </w:t>
      </w:r>
      <w:r w:rsidR="00040CE0" w:rsidRPr="009B5560">
        <w:rPr>
          <w:sz w:val="20"/>
          <w:szCs w:val="20"/>
        </w:rPr>
        <w:t>H</w:t>
      </w:r>
      <w:r w:rsidR="000B67A4" w:rsidRPr="009B5560">
        <w:rPr>
          <w:sz w:val="20"/>
          <w:szCs w:val="20"/>
        </w:rPr>
        <w:t xml:space="preserve">istorical simulations can be used for </w:t>
      </w:r>
      <w:r w:rsidR="00CE0145" w:rsidRPr="009B5560">
        <w:rPr>
          <w:sz w:val="20"/>
          <w:szCs w:val="20"/>
        </w:rPr>
        <w:t>assumption</w:t>
      </w:r>
      <w:r w:rsidRPr="009B5560">
        <w:rPr>
          <w:sz w:val="20"/>
          <w:szCs w:val="20"/>
        </w:rPr>
        <w:t xml:space="preserve"> testing and building understanding that traditional research methods cannot easily offer.</w:t>
      </w:r>
    </w:p>
    <w:p w14:paraId="52F4731E" w14:textId="77777777" w:rsidR="00A04736" w:rsidRPr="009B5560" w:rsidRDefault="00A04736" w:rsidP="00545594">
      <w:pPr>
        <w:rPr>
          <w:szCs w:val="19"/>
        </w:rPr>
      </w:pPr>
    </w:p>
    <w:p w14:paraId="06F1164D" w14:textId="77777777" w:rsidR="008345B9" w:rsidRPr="009B5560" w:rsidRDefault="008345B9" w:rsidP="008858E8">
      <w:pPr>
        <w:pStyle w:val="Heading1"/>
        <w:numPr>
          <w:ilvl w:val="0"/>
          <w:numId w:val="17"/>
        </w:numPr>
        <w:ind w:left="431" w:hanging="431"/>
        <w:rPr>
          <w:sz w:val="20"/>
        </w:rPr>
      </w:pPr>
      <w:r w:rsidRPr="009B5560">
        <w:rPr>
          <w:sz w:val="20"/>
        </w:rPr>
        <w:t>Background</w:t>
      </w:r>
    </w:p>
    <w:p w14:paraId="31FA8BE2" w14:textId="34499456" w:rsidR="00AC26C3" w:rsidRPr="009B5560" w:rsidRDefault="00E82383" w:rsidP="00E73ECA">
      <w:r w:rsidRPr="009B5560">
        <w:t xml:space="preserve">The main goal of </w:t>
      </w:r>
      <w:r w:rsidR="00891010" w:rsidRPr="009B5560">
        <w:t>h</w:t>
      </w:r>
      <w:r w:rsidRPr="009B5560">
        <w:t xml:space="preserve">istorical simulation is the recreation of past events and scenarios in a bid to understand the </w:t>
      </w:r>
      <w:proofErr w:type="gramStart"/>
      <w:r w:rsidRPr="009B5560">
        <w:t>final outcome</w:t>
      </w:r>
      <w:proofErr w:type="gramEnd"/>
      <w:r w:rsidRPr="009B5560">
        <w:t xml:space="preserve"> and various implications. The outcomes and implications </w:t>
      </w:r>
      <w:proofErr w:type="gramStart"/>
      <w:r w:rsidRPr="009B5560">
        <w:t>plays</w:t>
      </w:r>
      <w:proofErr w:type="gramEnd"/>
      <w:r w:rsidRPr="009B5560">
        <w:t xml:space="preserve"> a key role in future planning purpose. Prediction of trends, </w:t>
      </w:r>
      <w:r w:rsidR="00CB4549" w:rsidRPr="009B5560">
        <w:t>assessment</w:t>
      </w:r>
      <w:r w:rsidRPr="009B5560">
        <w:t xml:space="preserve"> of developmental impact on communities, military </w:t>
      </w:r>
      <w:r w:rsidR="00CB4549" w:rsidRPr="009B5560">
        <w:t>manoeuvres</w:t>
      </w:r>
      <w:r w:rsidRPr="009B5560">
        <w:t xml:space="preserve"> planning using historical wars as a yardstick amongst </w:t>
      </w:r>
      <w:r w:rsidR="009953CC" w:rsidRPr="009B5560">
        <w:t>others</w:t>
      </w:r>
      <w:r w:rsidR="00AC26C3" w:rsidRPr="009B5560">
        <w:t xml:space="preserve"> can be addressed through relevant historical events simulations</w:t>
      </w:r>
      <w:r w:rsidR="009953CC" w:rsidRPr="009B5560">
        <w:t xml:space="preserve">. </w:t>
      </w:r>
    </w:p>
    <w:p w14:paraId="534B0882" w14:textId="77777777" w:rsidR="00AC26C3" w:rsidRPr="009B5560" w:rsidRDefault="00AC26C3" w:rsidP="00E73ECA"/>
    <w:p w14:paraId="47FA4B0D" w14:textId="0154EECE" w:rsidR="00E30729" w:rsidRPr="009B5560" w:rsidRDefault="00AC26C3" w:rsidP="00E73ECA">
      <w:r w:rsidRPr="009B5560">
        <w:t>However, t</w:t>
      </w:r>
      <w:r w:rsidR="009953CC" w:rsidRPr="009B5560">
        <w:t>he use</w:t>
      </w:r>
      <w:r w:rsidR="00E82383" w:rsidRPr="009B5560">
        <w:t xml:space="preserve"> of historical events </w:t>
      </w:r>
      <w:r w:rsidRPr="009B5560">
        <w:t xml:space="preserve">for decision making and achieving proper insights </w:t>
      </w:r>
      <w:r w:rsidR="00E82383" w:rsidRPr="009B5560">
        <w:t xml:space="preserve">is usually hampered by the ease of access </w:t>
      </w:r>
      <w:r w:rsidR="00271555" w:rsidRPr="009B5560">
        <w:t xml:space="preserve">to information </w:t>
      </w:r>
      <w:r w:rsidR="00E82383" w:rsidRPr="009B5560">
        <w:t xml:space="preserve">and </w:t>
      </w:r>
      <w:r w:rsidR="00271555" w:rsidRPr="009B5560">
        <w:t xml:space="preserve">the </w:t>
      </w:r>
      <w:r w:rsidR="00E82383" w:rsidRPr="009B5560">
        <w:t>acc</w:t>
      </w:r>
      <w:r w:rsidR="00CB4549" w:rsidRPr="009B5560">
        <w:t>uracy of historical information</w:t>
      </w:r>
      <w:r w:rsidR="00890B6A" w:rsidRPr="009B5560">
        <w:t xml:space="preserve"> gathered</w:t>
      </w:r>
      <w:r w:rsidR="00E82383" w:rsidRPr="009B5560">
        <w:t xml:space="preserve">. It is worth stating that traditional storage and retrieval of historical data using spreadsheets, </w:t>
      </w:r>
      <w:proofErr w:type="gramStart"/>
      <w:r w:rsidR="00E82383" w:rsidRPr="009B5560">
        <w:t>hand written</w:t>
      </w:r>
      <w:proofErr w:type="gramEnd"/>
      <w:r w:rsidR="00E82383" w:rsidRPr="009B5560">
        <w:t xml:space="preserve"> ship logs, spreadsheets or manual records are often incapable of handling the large volume of information needed for comprehensive historical simulations.</w:t>
      </w:r>
      <w:r w:rsidR="00E73ECA" w:rsidRPr="009B5560">
        <w:t xml:space="preserve"> Traditional historical simulation techniques often encounter limitations due to the complexities of managing and accessing large volumes of historical data efficiently. </w:t>
      </w:r>
    </w:p>
    <w:p w14:paraId="387DB3F9" w14:textId="77777777" w:rsidR="00AC26C3" w:rsidRPr="009B5560" w:rsidRDefault="00AC26C3" w:rsidP="00E73ECA"/>
    <w:p w14:paraId="1C1A6780" w14:textId="471103AF" w:rsidR="00E73ECA" w:rsidRPr="009B5560" w:rsidRDefault="00E73ECA" w:rsidP="00E73ECA">
      <w:r w:rsidRPr="009B5560">
        <w:t>In response to these challenges, this project proposes the util</w:t>
      </w:r>
      <w:r w:rsidR="00C6588D" w:rsidRPr="009B5560">
        <w:t>isation</w:t>
      </w:r>
      <w:r w:rsidRPr="009B5560">
        <w:t xml:space="preserve"> of databases as a powerful tool for historical simulation.</w:t>
      </w:r>
    </w:p>
    <w:p w14:paraId="40D1BED1" w14:textId="4532D443" w:rsidR="00E82383" w:rsidRPr="009B5560" w:rsidRDefault="00CE0145" w:rsidP="00E82383">
      <w:r w:rsidRPr="009B5560">
        <w:t>Before</w:t>
      </w:r>
      <w:r w:rsidR="000C01DD" w:rsidRPr="009B5560">
        <w:t xml:space="preserve"> this time</w:t>
      </w:r>
      <w:r w:rsidRPr="009B5560">
        <w:t xml:space="preserve"> (</w:t>
      </w:r>
      <w:r w:rsidR="00F41722" w:rsidRPr="009B5560">
        <w:t>Wiedema</w:t>
      </w:r>
      <w:r w:rsidR="000C01DD" w:rsidRPr="009B5560">
        <w:t>nn</w:t>
      </w:r>
      <w:r w:rsidRPr="009B5560">
        <w:t xml:space="preserve">, </w:t>
      </w:r>
      <w:r w:rsidR="000C01DD" w:rsidRPr="009B5560">
        <w:t>1999) presented an approach for creating</w:t>
      </w:r>
      <w:r w:rsidR="00F41722" w:rsidRPr="009B5560">
        <w:t xml:space="preserve"> a flexible </w:t>
      </w:r>
      <w:r w:rsidR="000C01DD" w:rsidRPr="009B5560">
        <w:t xml:space="preserve">event </w:t>
      </w:r>
      <w:r w:rsidR="00F41722" w:rsidRPr="009B5560">
        <w:t>model</w:t>
      </w:r>
      <w:r w:rsidR="000C01DD" w:rsidRPr="009B5560">
        <w:t>l</w:t>
      </w:r>
      <w:r w:rsidR="00F41722" w:rsidRPr="009B5560">
        <w:t xml:space="preserve">ing and simulation environment </w:t>
      </w:r>
      <w:r w:rsidR="000C01DD" w:rsidRPr="009B5560">
        <w:t>using</w:t>
      </w:r>
      <w:r w:rsidR="00F41722" w:rsidRPr="009B5560">
        <w:t xml:space="preserve"> da</w:t>
      </w:r>
      <w:r w:rsidR="000C01DD" w:rsidRPr="009B5560">
        <w:t xml:space="preserve">tabase technologies. His study concluded that </w:t>
      </w:r>
      <w:r w:rsidRPr="009B5560">
        <w:t xml:space="preserve">the </w:t>
      </w:r>
      <w:r w:rsidR="00F41722" w:rsidRPr="009B5560">
        <w:t xml:space="preserve">database structure </w:t>
      </w:r>
      <w:r w:rsidR="000C01DD" w:rsidRPr="009B5560">
        <w:t xml:space="preserve">used for simulation should </w:t>
      </w:r>
      <w:r w:rsidRPr="009B5560">
        <w:t xml:space="preserve">allow for the flexibility of relationships among different objects </w:t>
      </w:r>
      <w:r w:rsidR="000C01DD" w:rsidRPr="009B5560">
        <w:t>in</w:t>
      </w:r>
      <w:r w:rsidR="00F41722" w:rsidRPr="009B5560">
        <w:t xml:space="preserve"> simulation model</w:t>
      </w:r>
      <w:r w:rsidR="000C01DD" w:rsidRPr="009B5560">
        <w:t xml:space="preserve">s. Furthermore, he </w:t>
      </w:r>
      <w:r w:rsidRPr="009B5560">
        <w:t>seriously discussed</w:t>
      </w:r>
      <w:r w:rsidR="000C01DD" w:rsidRPr="009B5560">
        <w:t xml:space="preserve"> the use of relational or object-oriented databases. To </w:t>
      </w:r>
      <w:r w:rsidRPr="009B5560">
        <w:t>implement his simulation</w:t>
      </w:r>
      <w:r w:rsidR="000C01DD" w:rsidRPr="009B5560">
        <w:t xml:space="preserve">, he opted for a relational database with database tables whose attributes are in two groups. The tables had a set of attributes for administration and others for the storage of </w:t>
      </w:r>
      <w:r w:rsidRPr="009B5560">
        <w:t>the object's data</w:t>
      </w:r>
      <w:r w:rsidR="000C01DD" w:rsidRPr="009B5560">
        <w:t xml:space="preserve">. </w:t>
      </w:r>
      <w:r w:rsidR="00240C9C" w:rsidRPr="009B5560">
        <w:t>The resultant data structure was applied for every</w:t>
      </w:r>
      <w:r w:rsidR="000C01DD" w:rsidRPr="009B5560">
        <w:t xml:space="preserve"> model </w:t>
      </w:r>
      <w:r w:rsidRPr="009B5560">
        <w:t>entity</w:t>
      </w:r>
      <w:r w:rsidR="00240C9C" w:rsidRPr="009B5560">
        <w:t xml:space="preserve">. He </w:t>
      </w:r>
      <w:r w:rsidRPr="009B5560">
        <w:t>also developed</w:t>
      </w:r>
      <w:r w:rsidR="000C01DD" w:rsidRPr="009B5560">
        <w:t xml:space="preserve"> a re</w:t>
      </w:r>
      <w:r w:rsidR="00240C9C" w:rsidRPr="009B5560">
        <w:t xml:space="preserve">lational language called </w:t>
      </w:r>
      <w:proofErr w:type="spellStart"/>
      <w:r w:rsidR="00240C9C" w:rsidRPr="009B5560">
        <w:t>SimSQL</w:t>
      </w:r>
      <w:proofErr w:type="spellEnd"/>
      <w:r w:rsidR="00240C9C" w:rsidRPr="009B5560">
        <w:t xml:space="preserve"> </w:t>
      </w:r>
      <w:r w:rsidR="000C01DD" w:rsidRPr="009B5560">
        <w:t>for</w:t>
      </w:r>
      <w:r w:rsidR="00240C9C" w:rsidRPr="009B5560">
        <w:t xml:space="preserve"> model manipulation </w:t>
      </w:r>
      <w:r w:rsidR="000C01DD" w:rsidRPr="009B5560">
        <w:t>during design and run-time.</w:t>
      </w:r>
    </w:p>
    <w:p w14:paraId="1B86D83E" w14:textId="77777777" w:rsidR="00240C9C" w:rsidRPr="009B5560" w:rsidRDefault="00240C9C" w:rsidP="00E82383"/>
    <w:p w14:paraId="09BF900A" w14:textId="644DCEEF" w:rsidR="00E82383" w:rsidRPr="009B5560" w:rsidRDefault="0017097A" w:rsidP="00E82383">
      <w:r w:rsidRPr="009B5560">
        <w:t xml:space="preserve">Historical simulation </w:t>
      </w:r>
      <w:r w:rsidR="00890B6A" w:rsidRPr="009B5560">
        <w:t xml:space="preserve">using maps </w:t>
      </w:r>
      <w:r w:rsidRPr="009B5560">
        <w:t xml:space="preserve">has been carried out by </w:t>
      </w:r>
      <w:r w:rsidR="00CE0145" w:rsidRPr="009B5560">
        <w:t xml:space="preserve">a </w:t>
      </w:r>
      <w:r w:rsidRPr="009B5560">
        <w:t>few researchers</w:t>
      </w:r>
      <w:r w:rsidR="00890B6A" w:rsidRPr="009B5560">
        <w:t xml:space="preserve"> in recent times</w:t>
      </w:r>
      <w:r w:rsidRPr="009B5560">
        <w:t xml:space="preserve">. </w:t>
      </w:r>
      <w:r w:rsidR="00FE64DA" w:rsidRPr="009B5560">
        <w:t>Ellis</w:t>
      </w:r>
      <w:r w:rsidR="00891010" w:rsidRPr="009B5560">
        <w:t xml:space="preserve"> (</w:t>
      </w:r>
      <w:r w:rsidR="00CE0145" w:rsidRPr="009B5560">
        <w:t>2020</w:t>
      </w:r>
      <w:r w:rsidR="00891010" w:rsidRPr="009B5560">
        <w:t>)</w:t>
      </w:r>
      <w:r w:rsidR="00E82383" w:rsidRPr="009B5560">
        <w:t xml:space="preserve"> was able to create a map that simulates the various locations of the 314 warships that were used </w:t>
      </w:r>
      <w:r w:rsidRPr="009B5560">
        <w:t xml:space="preserve">by the United Kingdom </w:t>
      </w:r>
      <w:r w:rsidR="00891010" w:rsidRPr="009B5560">
        <w:t>dur</w:t>
      </w:r>
      <w:r w:rsidRPr="009B5560">
        <w:t>in</w:t>
      </w:r>
      <w:r w:rsidR="00891010" w:rsidRPr="009B5560">
        <w:t>g</w:t>
      </w:r>
      <w:r w:rsidRPr="009B5560">
        <w:t xml:space="preserve"> World W</w:t>
      </w:r>
      <w:r w:rsidR="00E82383" w:rsidRPr="009B5560">
        <w:t xml:space="preserve">ar 1. </w:t>
      </w:r>
      <w:r w:rsidR="00CE0145" w:rsidRPr="009B5560">
        <w:t>Prior</w:t>
      </w:r>
      <w:r w:rsidR="00E82383" w:rsidRPr="009B5560">
        <w:t xml:space="preserve"> to the research, there was no available visualisation </w:t>
      </w:r>
      <w:r w:rsidR="009953CC" w:rsidRPr="009B5560">
        <w:t xml:space="preserve">of the </w:t>
      </w:r>
      <w:r w:rsidR="00CB4549" w:rsidRPr="009B5560">
        <w:t xml:space="preserve">historical positions </w:t>
      </w:r>
      <w:r w:rsidR="00E82383" w:rsidRPr="009B5560">
        <w:t xml:space="preserve">of all the 314 ships </w:t>
      </w:r>
      <w:r w:rsidR="00E82383" w:rsidRPr="009B5560">
        <w:t xml:space="preserve">together, which could help properly visualise the large scale and complexity of British naval operations during the war </w:t>
      </w:r>
      <w:r w:rsidR="00891010" w:rsidRPr="009B5560">
        <w:t xml:space="preserve">which </w:t>
      </w:r>
      <w:r w:rsidR="00E82383" w:rsidRPr="009B5560">
        <w:t xml:space="preserve">necessitated the research work. </w:t>
      </w:r>
    </w:p>
    <w:p w14:paraId="15059611" w14:textId="77777777" w:rsidR="00E82383" w:rsidRPr="009B5560" w:rsidRDefault="00E82383" w:rsidP="00E82383">
      <w:pPr>
        <w:rPr>
          <w:sz w:val="10"/>
        </w:rPr>
      </w:pPr>
    </w:p>
    <w:p w14:paraId="5E871E99" w14:textId="7FD79A89" w:rsidR="00BC1CDF" w:rsidRPr="009B5560" w:rsidRDefault="00E82383" w:rsidP="00BC1CDF">
      <w:r w:rsidRPr="009B5560">
        <w:t xml:space="preserve">Not only this, </w:t>
      </w:r>
      <w:r w:rsidR="00BC1CDF" w:rsidRPr="009B5560">
        <w:t>Bolt</w:t>
      </w:r>
      <w:r w:rsidR="0023731E" w:rsidRPr="009B5560">
        <w:t xml:space="preserve"> et al</w:t>
      </w:r>
      <w:r w:rsidR="00891010" w:rsidRPr="009B5560">
        <w:t>. (</w:t>
      </w:r>
      <w:r w:rsidR="00CE0145" w:rsidRPr="009B5560">
        <w:t>2016</w:t>
      </w:r>
      <w:r w:rsidR="00891010" w:rsidRPr="009B5560">
        <w:t>)</w:t>
      </w:r>
      <w:r w:rsidR="00BC1CDF" w:rsidRPr="009B5560">
        <w:t xml:space="preserve"> studied the battle of Jutland and accessed its impact on the people of Portsmouth. A dynamic map that serves as a historical memorial of officers with the</w:t>
      </w:r>
      <w:r w:rsidR="002F602F" w:rsidRPr="009B5560">
        <w:t xml:space="preserve">ir name, rank, service number, </w:t>
      </w:r>
      <w:r w:rsidR="00891010" w:rsidRPr="009B5560">
        <w:t xml:space="preserve">ship </w:t>
      </w:r>
      <w:r w:rsidR="00BC1CDF" w:rsidRPr="009B5560">
        <w:t xml:space="preserve">name, date of birth, place of birth, next of kin, next of kin address and location of death was created. This tool was valuable </w:t>
      </w:r>
      <w:r w:rsidR="00D37B11" w:rsidRPr="009B5560">
        <w:t xml:space="preserve">for </w:t>
      </w:r>
      <w:r w:rsidR="00CE0145" w:rsidRPr="009B5560">
        <w:t>the remembrance and celebration of</w:t>
      </w:r>
      <w:r w:rsidR="00BC1CDF" w:rsidRPr="009B5560">
        <w:t xml:space="preserve"> the fallen hero</w:t>
      </w:r>
      <w:r w:rsidR="00D37B11" w:rsidRPr="009B5560">
        <w:t xml:space="preserve"> and active participants in the battle</w:t>
      </w:r>
      <w:r w:rsidR="00BC1CDF" w:rsidRPr="009B5560">
        <w:t>.</w:t>
      </w:r>
    </w:p>
    <w:p w14:paraId="351D3BB4" w14:textId="77777777" w:rsidR="00CE0145" w:rsidRPr="009B5560" w:rsidRDefault="00CE0145" w:rsidP="00BC1CDF"/>
    <w:p w14:paraId="68E15382" w14:textId="7F66CDFD" w:rsidR="009A2A92" w:rsidRPr="009B5560" w:rsidRDefault="00245DE2" w:rsidP="00BC1CDF">
      <w:r w:rsidRPr="009B5560">
        <w:rPr>
          <w:noProof/>
          <w:lang w:eastAsia="en-US"/>
          <w:rPrChange w:id="6" w:author="Iain Murray" w:date="2024-04-03T10:45:00Z">
            <w:rPr>
              <w:noProof/>
              <w:lang w:val="en-US" w:eastAsia="en-US"/>
            </w:rPr>
          </w:rPrChange>
        </w:rPr>
        <w:drawing>
          <wp:inline distT="0" distB="0" distL="0" distR="0" wp14:anchorId="183E2CAF" wp14:editId="5C6A91C3">
            <wp:extent cx="2997200" cy="3359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200" cy="3359150"/>
                    </a:xfrm>
                    <a:prstGeom prst="rect">
                      <a:avLst/>
                    </a:prstGeom>
                    <a:noFill/>
                    <a:ln>
                      <a:noFill/>
                    </a:ln>
                  </pic:spPr>
                </pic:pic>
              </a:graphicData>
            </a:graphic>
          </wp:inline>
        </w:drawing>
      </w:r>
    </w:p>
    <w:p w14:paraId="685F83AE" w14:textId="775CE71E" w:rsidR="00245DE2" w:rsidRPr="009B5560" w:rsidRDefault="00245DE2" w:rsidP="00BC1CDF">
      <w:pPr>
        <w:rPr>
          <w:b/>
        </w:rPr>
      </w:pPr>
      <w:r w:rsidRPr="009B5560">
        <w:rPr>
          <w:b/>
        </w:rPr>
        <w:t>Fig 2.0 Map of the Battle of Jutland</w:t>
      </w:r>
    </w:p>
    <w:p w14:paraId="7A7F3E04" w14:textId="1CABF078" w:rsidR="00E73ECA" w:rsidRPr="009B5560" w:rsidRDefault="0017097A" w:rsidP="00E73ECA">
      <w:r w:rsidRPr="009B5560">
        <w:t>A</w:t>
      </w:r>
      <w:r w:rsidR="00E73ECA" w:rsidRPr="009B5560">
        <w:t>dvance</w:t>
      </w:r>
      <w:r w:rsidRPr="009B5560">
        <w:t xml:space="preserve">ments in technology have increased the drive for the creation of </w:t>
      </w:r>
      <w:r w:rsidR="00E73ECA" w:rsidRPr="009B5560">
        <w:t xml:space="preserve">simulation software and tools </w:t>
      </w:r>
      <w:r w:rsidRPr="009B5560">
        <w:t xml:space="preserve">for </w:t>
      </w:r>
      <w:r w:rsidR="00E73ECA" w:rsidRPr="009B5560">
        <w:t xml:space="preserve">facilitating historical analysis. </w:t>
      </w:r>
      <w:r w:rsidRPr="009B5560">
        <w:t>Software products such as</w:t>
      </w:r>
      <w:r w:rsidR="00E73ECA" w:rsidRPr="009B5560">
        <w:t xml:space="preserve"> Simul8 and AnyLogic </w:t>
      </w:r>
      <w:r w:rsidR="00CE0145" w:rsidRPr="009B5560">
        <w:t>provide</w:t>
      </w:r>
      <w:r w:rsidRPr="009B5560">
        <w:t xml:space="preserve"> </w:t>
      </w:r>
      <w:r w:rsidR="00E73ECA" w:rsidRPr="009B5560">
        <w:t xml:space="preserve">simulation capabilities </w:t>
      </w:r>
      <w:r w:rsidRPr="009B5560">
        <w:t>by util</w:t>
      </w:r>
      <w:r w:rsidR="00C6588D" w:rsidRPr="009B5560">
        <w:t>ising</w:t>
      </w:r>
      <w:r w:rsidR="00E73ECA" w:rsidRPr="009B5560">
        <w:t xml:space="preserve"> historical data to generate insights and optim</w:t>
      </w:r>
      <w:r w:rsidR="00C6588D" w:rsidRPr="009B5560">
        <w:t>ise</w:t>
      </w:r>
      <w:r w:rsidR="00E73ECA" w:rsidRPr="009B5560">
        <w:t xml:space="preserve"> processes. </w:t>
      </w:r>
      <w:r w:rsidR="00CE0145" w:rsidRPr="009B5560">
        <w:t>These</w:t>
      </w:r>
      <w:r w:rsidRPr="009B5560">
        <w:t xml:space="preserve"> tools have vast functionalities</w:t>
      </w:r>
      <w:r w:rsidR="00CE0145" w:rsidRPr="009B5560">
        <w:t xml:space="preserve"> but </w:t>
      </w:r>
      <w:r w:rsidRPr="009B5560">
        <w:t>still depend on external data sources or databases. This has the effect of</w:t>
      </w:r>
      <w:r w:rsidR="00E73ECA" w:rsidRPr="009B5560">
        <w:t xml:space="preserve"> limiting their flexibility and adaptability.</w:t>
      </w:r>
    </w:p>
    <w:p w14:paraId="4CC63833" w14:textId="77777777" w:rsidR="00FB2147" w:rsidRPr="009B5560" w:rsidRDefault="00FB2147" w:rsidP="00E73ECA"/>
    <w:p w14:paraId="55DC42D4" w14:textId="46EAF2BD" w:rsidR="004330BF" w:rsidRPr="009B5560" w:rsidRDefault="004330BF" w:rsidP="004330BF">
      <w:r w:rsidRPr="009B5560">
        <w:t>M</w:t>
      </w:r>
      <w:r w:rsidR="00FA1840" w:rsidRPr="009B5560">
        <w:t xml:space="preserve">any </w:t>
      </w:r>
      <w:r w:rsidR="00CE0145" w:rsidRPr="009B5560">
        <w:t>technological developments have made historical simulation much easier. Big Data and Data Analytics, Machine Learning and Artificial intelligence, Virtual Reality (VR) and Augmented Reality (AR), Geographic Information Systems (GIS), Computational Modelling and Simulation, and cloud computing, amongst others, have made data storage and analysis much</w:t>
      </w:r>
      <w:r w:rsidRPr="009B5560">
        <w:t xml:space="preserve"> easier.</w:t>
      </w:r>
      <w:r w:rsidR="00FA1840" w:rsidRPr="009B5560">
        <w:t xml:space="preserve"> </w:t>
      </w:r>
      <w:r w:rsidRPr="009B5560">
        <w:t>Historians are empowered with tools and resources for past event simulation exploration of alternative historical scenarios and getting new insights into the complexities of human history.</w:t>
      </w:r>
    </w:p>
    <w:p w14:paraId="4190B424" w14:textId="1F6A87E9" w:rsidR="00FA1840" w:rsidRPr="009B5560" w:rsidRDefault="00FA1840" w:rsidP="00FB2147">
      <w:pPr>
        <w:rPr>
          <w:color w:val="FF0000"/>
        </w:rPr>
      </w:pPr>
      <w:r w:rsidRPr="009B5560">
        <w:rPr>
          <w:color w:val="FF0000"/>
        </w:rPr>
        <w:t xml:space="preserve"> </w:t>
      </w:r>
    </w:p>
    <w:p w14:paraId="514706B6" w14:textId="69EBE5EF" w:rsidR="00E73ECA" w:rsidRPr="009B5560" w:rsidRDefault="00394FC6" w:rsidP="00E73ECA">
      <w:r w:rsidRPr="009B5560">
        <w:lastRenderedPageBreak/>
        <w:t>Furthermore, i</w:t>
      </w:r>
      <w:r w:rsidR="001F6699" w:rsidRPr="009B5560">
        <w:t xml:space="preserve">n database management, some researchers have been able to investigate </w:t>
      </w:r>
      <w:r w:rsidR="00CE0145" w:rsidRPr="009B5560">
        <w:t>the database's</w:t>
      </w:r>
      <w:r w:rsidR="001F6699" w:rsidRPr="009B5560">
        <w:t xml:space="preserve"> role in supporting </w:t>
      </w:r>
      <w:r w:rsidR="00E73ECA" w:rsidRPr="009B5560">
        <w:t>simulation and decision-making processes. Garcia-Mila et al. (201</w:t>
      </w:r>
      <w:r w:rsidR="001F6699" w:rsidRPr="009B5560">
        <w:t xml:space="preserve">9) and Liang et al. (2021) </w:t>
      </w:r>
      <w:r w:rsidR="00E73ECA" w:rsidRPr="009B5560">
        <w:t>explored the integration of d</w:t>
      </w:r>
      <w:r w:rsidR="001F6699" w:rsidRPr="009B5560">
        <w:t xml:space="preserve">atabases with simulation models. </w:t>
      </w:r>
      <w:r w:rsidR="00CE0145" w:rsidRPr="009B5560">
        <w:t>Their research</w:t>
      </w:r>
      <w:r w:rsidR="001F6699" w:rsidRPr="009B5560">
        <w:t xml:space="preserve"> </w:t>
      </w:r>
      <w:r w:rsidR="00CE0145" w:rsidRPr="009B5560">
        <w:t>highlighted</w:t>
      </w:r>
      <w:r w:rsidR="001F6699" w:rsidRPr="009B5560">
        <w:t xml:space="preserve"> </w:t>
      </w:r>
      <w:r w:rsidR="00CE0145" w:rsidRPr="009B5560">
        <w:t xml:space="preserve">the </w:t>
      </w:r>
      <w:r w:rsidR="00E73ECA" w:rsidRPr="009B5560">
        <w:t>potential benefits of</w:t>
      </w:r>
      <w:r w:rsidR="001F6699" w:rsidRPr="009B5560">
        <w:t xml:space="preserve"> using</w:t>
      </w:r>
      <w:r w:rsidR="00E73ECA" w:rsidRPr="009B5560">
        <w:t xml:space="preserve"> </w:t>
      </w:r>
      <w:r w:rsidR="00C6588D" w:rsidRPr="009B5560">
        <w:t>centralised</w:t>
      </w:r>
      <w:r w:rsidR="00E73ECA" w:rsidRPr="009B5560">
        <w:t xml:space="preserve"> data storage and efficient data retrieval.</w:t>
      </w:r>
    </w:p>
    <w:p w14:paraId="2CD94CC2" w14:textId="77777777" w:rsidR="00E73ECA" w:rsidRPr="009B5560" w:rsidRDefault="00E73ECA" w:rsidP="00E73ECA"/>
    <w:p w14:paraId="276283BF" w14:textId="7DB4A676" w:rsidR="00E73ECA" w:rsidRPr="009B5560" w:rsidRDefault="00BE27C8" w:rsidP="00E73ECA">
      <w:r w:rsidRPr="009B5560">
        <w:t>D</w:t>
      </w:r>
      <w:r w:rsidR="00E73ECA" w:rsidRPr="009B5560">
        <w:t xml:space="preserve">espite these advancements, </w:t>
      </w:r>
      <w:r w:rsidR="00CE0145" w:rsidRPr="009B5560">
        <w:t>a wide gap exists in integrating</w:t>
      </w:r>
      <w:r w:rsidRPr="009B5560">
        <w:t xml:space="preserve"> databases used</w:t>
      </w:r>
      <w:r w:rsidR="00E73ECA" w:rsidRPr="009B5560">
        <w:t xml:space="preserve"> for historical simulation purposes. </w:t>
      </w:r>
      <w:r w:rsidRPr="009B5560">
        <w:t xml:space="preserve">The databases currently available </w:t>
      </w:r>
      <w:r w:rsidR="00E73ECA" w:rsidRPr="009B5560">
        <w:t xml:space="preserve">may not </w:t>
      </w:r>
      <w:r w:rsidRPr="009B5560">
        <w:t xml:space="preserve">be able to properly </w:t>
      </w:r>
      <w:r w:rsidR="00E73ECA" w:rsidRPr="009B5560">
        <w:t>address the complexitie</w:t>
      </w:r>
      <w:r w:rsidRPr="009B5560">
        <w:t>s of historical data management</w:t>
      </w:r>
      <w:r w:rsidR="00CE0145" w:rsidRPr="009B5560">
        <w:t>, including</w:t>
      </w:r>
      <w:r w:rsidR="00E73ECA" w:rsidRPr="009B5560">
        <w:t xml:space="preserve"> temporal dependencies, data versioning, and scalability. </w:t>
      </w:r>
      <w:r w:rsidRPr="009B5560">
        <w:t>Also</w:t>
      </w:r>
      <w:r w:rsidR="00E73ECA" w:rsidRPr="009B5560">
        <w:t xml:space="preserve">, </w:t>
      </w:r>
      <w:r w:rsidRPr="009B5560">
        <w:t>d</w:t>
      </w:r>
      <w:r w:rsidR="009953CC" w:rsidRPr="009B5560">
        <w:t xml:space="preserve">atabase integration </w:t>
      </w:r>
      <w:r w:rsidRPr="009B5560">
        <w:t>with simulation models needs a thorough</w:t>
      </w:r>
      <w:r w:rsidR="00E73ECA" w:rsidRPr="009B5560">
        <w:t xml:space="preserve"> consideration of data formats, query mechanisms, and synchron</w:t>
      </w:r>
      <w:r w:rsidR="00C6588D" w:rsidRPr="009B5560">
        <w:t>isation</w:t>
      </w:r>
      <w:r w:rsidR="00E73ECA" w:rsidRPr="009B5560">
        <w:t xml:space="preserve"> processes.</w:t>
      </w:r>
    </w:p>
    <w:p w14:paraId="096504FD" w14:textId="77777777" w:rsidR="00E73ECA" w:rsidRPr="009B5560" w:rsidRDefault="00E73ECA" w:rsidP="00E73ECA"/>
    <w:p w14:paraId="22EADE52" w14:textId="67082463" w:rsidR="00E73ECA" w:rsidRPr="009B5560" w:rsidRDefault="00BE27C8" w:rsidP="00E73ECA">
      <w:r w:rsidRPr="009B5560">
        <w:t xml:space="preserve">In </w:t>
      </w:r>
      <w:r w:rsidR="00CE0145" w:rsidRPr="009B5560">
        <w:t>summary, the background literature and existing products provide</w:t>
      </w:r>
      <w:r w:rsidRPr="009B5560">
        <w:t xml:space="preserve"> the required </w:t>
      </w:r>
      <w:r w:rsidR="00E73ECA" w:rsidRPr="009B5560">
        <w:t xml:space="preserve">foundation for exploring the use of databases as a tool for historical simulation. By </w:t>
      </w:r>
      <w:r w:rsidR="00C6588D" w:rsidRPr="009B5560">
        <w:t>synthesis</w:t>
      </w:r>
      <w:r w:rsidR="00E73ECA" w:rsidRPr="009B5560">
        <w:t xml:space="preserve">ing insights from relevant research, this project aims to address the limitations of traditional simulation methods and contribute to </w:t>
      </w:r>
      <w:r w:rsidR="00CE0145" w:rsidRPr="009B5560">
        <w:t>advancing</w:t>
      </w:r>
      <w:r w:rsidR="00E73ECA" w:rsidRPr="009B5560">
        <w:t xml:space="preserve"> historical analysis techniques.</w:t>
      </w:r>
    </w:p>
    <w:p w14:paraId="20C5729D" w14:textId="77777777" w:rsidR="00E30729" w:rsidRPr="009B5560" w:rsidRDefault="00E30729" w:rsidP="00E82383">
      <w:pPr>
        <w:rPr>
          <w:b/>
        </w:rPr>
      </w:pPr>
    </w:p>
    <w:p w14:paraId="03A440CC" w14:textId="77777777" w:rsidR="00022D00" w:rsidRPr="009B5560" w:rsidRDefault="00022D00" w:rsidP="00E82383">
      <w:pPr>
        <w:rPr>
          <w:b/>
          <w:sz w:val="2"/>
          <w:szCs w:val="2"/>
        </w:rPr>
      </w:pPr>
    </w:p>
    <w:p w14:paraId="3240B7AB" w14:textId="223D8F53" w:rsidR="00E82383" w:rsidRPr="009B5560" w:rsidRDefault="00842DA8" w:rsidP="00E82383">
      <w:pPr>
        <w:rPr>
          <w:b/>
        </w:rPr>
      </w:pPr>
      <w:r>
        <w:rPr>
          <w:b/>
        </w:rPr>
        <w:t>3.0</w:t>
      </w:r>
      <w:r>
        <w:rPr>
          <w:b/>
        </w:rPr>
        <w:tab/>
      </w:r>
      <w:r w:rsidR="00E82383" w:rsidRPr="009B5560">
        <w:rPr>
          <w:b/>
        </w:rPr>
        <w:t>Problem Statement</w:t>
      </w:r>
    </w:p>
    <w:p w14:paraId="77D2E60C" w14:textId="77777777" w:rsidR="00E82383" w:rsidRPr="009B5560" w:rsidRDefault="00E82383" w:rsidP="00E82383">
      <w:pPr>
        <w:rPr>
          <w:sz w:val="4"/>
        </w:rPr>
      </w:pPr>
    </w:p>
    <w:p w14:paraId="70D04CC6" w14:textId="7508B2FE" w:rsidR="00E82383" w:rsidRPr="009B5560" w:rsidRDefault="00E82383" w:rsidP="00E82383">
      <w:r w:rsidRPr="009B5560">
        <w:t xml:space="preserve">The </w:t>
      </w:r>
      <w:r w:rsidR="00BE27C8" w:rsidRPr="009B5560">
        <w:t>major issue addressed by this work</w:t>
      </w:r>
      <w:r w:rsidRPr="009B5560">
        <w:t xml:space="preserve"> is the inefficiency and inadequacy of traditional methods </w:t>
      </w:r>
      <w:r w:rsidR="00BE27C8" w:rsidRPr="009B5560">
        <w:t>applied while managing historical data util</w:t>
      </w:r>
      <w:r w:rsidR="00C6588D" w:rsidRPr="009B5560">
        <w:t>ise</w:t>
      </w:r>
      <w:r w:rsidR="00BE27C8" w:rsidRPr="009B5560">
        <w:t>d for</w:t>
      </w:r>
      <w:r w:rsidRPr="009B5560">
        <w:t xml:space="preserve"> simulation purposes. </w:t>
      </w:r>
      <w:r w:rsidR="00BE27C8" w:rsidRPr="009B5560">
        <w:t xml:space="preserve">It is worth mentioning that </w:t>
      </w:r>
      <w:r w:rsidR="0099178D" w:rsidRPr="009B5560">
        <w:t>s</w:t>
      </w:r>
      <w:r w:rsidRPr="009B5560">
        <w:t>preadsheet-based systems lack sca</w:t>
      </w:r>
      <w:r w:rsidR="00BE27C8" w:rsidRPr="009B5560">
        <w:t>lability and can become cumbersome</w:t>
      </w:r>
      <w:r w:rsidRPr="009B5560">
        <w:t xml:space="preserve"> as </w:t>
      </w:r>
      <w:r w:rsidR="00BE27C8" w:rsidRPr="009B5560">
        <w:t>data volume increases</w:t>
      </w:r>
      <w:r w:rsidRPr="009B5560">
        <w:t xml:space="preserve">. </w:t>
      </w:r>
      <w:r w:rsidR="00BE27C8" w:rsidRPr="009B5560">
        <w:t xml:space="preserve">Keeping records manually </w:t>
      </w:r>
      <w:r w:rsidRPr="009B5560">
        <w:t>is prone</w:t>
      </w:r>
      <w:r w:rsidR="00BE27C8" w:rsidRPr="009B5560">
        <w:t xml:space="preserve"> to errors and inconsistencies. This limitation of manual data handling leads</w:t>
      </w:r>
      <w:r w:rsidRPr="009B5560">
        <w:t xml:space="preserve"> to inaccuracies in simulations. Furthermore, </w:t>
      </w:r>
      <w:r w:rsidR="00BE27C8" w:rsidRPr="009B5560">
        <w:t>quick retrieval and seamless integration</w:t>
      </w:r>
      <w:r w:rsidRPr="009B5560">
        <w:t xml:space="preserve"> simulation models </w:t>
      </w:r>
      <w:r w:rsidR="00CE0145" w:rsidRPr="009B5560">
        <w:t>pose</w:t>
      </w:r>
      <w:r w:rsidRPr="009B5560">
        <w:t xml:space="preserve"> significant challenges.</w:t>
      </w:r>
    </w:p>
    <w:p w14:paraId="25F26606" w14:textId="52BBCABE" w:rsidR="007C6D4F" w:rsidRPr="009B5560" w:rsidRDefault="007C6D4F" w:rsidP="007C6D4F">
      <w:r w:rsidRPr="009B5560">
        <w:t xml:space="preserve">Historical simulation, </w:t>
      </w:r>
      <w:r w:rsidR="00396457" w:rsidRPr="009B5560">
        <w:t>an important field in historical research and analysis, is faced with the inadequacies, inefficiencies,</w:t>
      </w:r>
      <w:r w:rsidRPr="009B5560">
        <w:t xml:space="preserve"> and limitations associated with traditional data management methods</w:t>
      </w:r>
      <w:r w:rsidR="00CE0145" w:rsidRPr="009B5560">
        <w:t>, which heavily depend</w:t>
      </w:r>
      <w:r w:rsidRPr="009B5560">
        <w:t xml:space="preserve"> on spreadsheet-based systems. </w:t>
      </w:r>
      <w:r w:rsidR="00CE0145" w:rsidRPr="009B5560">
        <w:t>Spreadsheet-based systems</w:t>
      </w:r>
      <w:r w:rsidRPr="009B5560">
        <w:t xml:space="preserve"> are not scalable and have limited data handling capability. As data volume increases, historical data increases as well, </w:t>
      </w:r>
      <w:r w:rsidR="00CE0145" w:rsidRPr="009B5560">
        <w:t>and traditional spreadsheet systems struggle to measure up to the challenges posed by ever-growing data due to an ever-increasing</w:t>
      </w:r>
      <w:r w:rsidRPr="009B5560">
        <w:t xml:space="preserve"> volume and complexity. This makes the data management and handling process </w:t>
      </w:r>
      <w:r w:rsidR="00CE0145" w:rsidRPr="009B5560">
        <w:t>error-prone</w:t>
      </w:r>
      <w:r w:rsidRPr="009B5560">
        <w:t xml:space="preserve"> and cumbersome.</w:t>
      </w:r>
    </w:p>
    <w:p w14:paraId="5F40C1CE" w14:textId="77777777" w:rsidR="007C6D4F" w:rsidRPr="009B5560" w:rsidRDefault="007C6D4F" w:rsidP="007C6D4F">
      <w:pPr>
        <w:rPr>
          <w:sz w:val="12"/>
          <w:szCs w:val="12"/>
        </w:rPr>
      </w:pPr>
    </w:p>
    <w:p w14:paraId="4CBDFF94" w14:textId="0420B4BB" w:rsidR="007C6D4F" w:rsidRPr="009B5560" w:rsidRDefault="007C6D4F" w:rsidP="007C6D4F">
      <w:r w:rsidRPr="009B5560">
        <w:t xml:space="preserve">Another common management practice, </w:t>
      </w:r>
      <w:r w:rsidR="00C6588D" w:rsidRPr="009B5560">
        <w:t>m</w:t>
      </w:r>
      <w:r w:rsidRPr="009B5560">
        <w:t xml:space="preserve">anual data management, </w:t>
      </w:r>
      <w:r w:rsidR="00CE0145" w:rsidRPr="009B5560">
        <w:t>faces</w:t>
      </w:r>
      <w:r w:rsidRPr="009B5560">
        <w:t xml:space="preserve"> the challenge of inaccuracies and inconsistencies. </w:t>
      </w:r>
      <w:r w:rsidR="00CE0145" w:rsidRPr="009B5560">
        <w:t xml:space="preserve">Human-generated data entry errors and manipulation can affect the reliability and validity of the </w:t>
      </w:r>
      <w:r w:rsidRPr="009B5560">
        <w:t xml:space="preserve">insights generated. Furthermore, </w:t>
      </w:r>
      <w:r w:rsidR="00CE0145" w:rsidRPr="009B5560">
        <w:t xml:space="preserve">the </w:t>
      </w:r>
      <w:r w:rsidRPr="009B5560">
        <w:t>unavailability of standard</w:t>
      </w:r>
      <w:r w:rsidR="00C6588D" w:rsidRPr="009B5560">
        <w:t>ise</w:t>
      </w:r>
      <w:r w:rsidRPr="009B5560">
        <w:t xml:space="preserve">d procedures and version control in manual data management hinders the maintenance of data traceability and integrity over a long </w:t>
      </w:r>
      <w:r w:rsidR="00CE0145" w:rsidRPr="009B5560">
        <w:t>period</w:t>
      </w:r>
      <w:r w:rsidRPr="009B5560">
        <w:t xml:space="preserve">. </w:t>
      </w:r>
    </w:p>
    <w:p w14:paraId="7558FF8E" w14:textId="77777777" w:rsidR="007C6D4F" w:rsidRPr="009B5560" w:rsidRDefault="007C6D4F" w:rsidP="007C6D4F">
      <w:pPr>
        <w:rPr>
          <w:sz w:val="14"/>
          <w:szCs w:val="14"/>
        </w:rPr>
      </w:pPr>
    </w:p>
    <w:p w14:paraId="7250D44F" w14:textId="757006AC" w:rsidR="007C6D4F" w:rsidRPr="009B5560" w:rsidRDefault="00CE0145" w:rsidP="007C6D4F">
      <w:r w:rsidRPr="009B5560">
        <w:t>Given</w:t>
      </w:r>
      <w:r w:rsidR="007C6D4F" w:rsidRPr="009B5560">
        <w:t xml:space="preserve"> these limitations, the need for an innovative approach </w:t>
      </w:r>
      <w:r w:rsidRPr="009B5560">
        <w:t>to</w:t>
      </w:r>
      <w:r w:rsidR="007C6D4F" w:rsidRPr="009B5560">
        <w:t xml:space="preserve"> historical data management and simulation is essential. Leveraging</w:t>
      </w:r>
      <w:r w:rsidRPr="009B5560">
        <w:t xml:space="preserve"> the AWS RDS, a modern database technology or similar modern database technology</w:t>
      </w:r>
      <w:r w:rsidR="007C6D4F" w:rsidRPr="009B5560">
        <w:t xml:space="preserve"> offers a good solution to the </w:t>
      </w:r>
      <w:proofErr w:type="gramStart"/>
      <w:r w:rsidR="007C6D4F" w:rsidRPr="009B5560">
        <w:t>aforementioned challenges</w:t>
      </w:r>
      <w:proofErr w:type="gramEnd"/>
      <w:r w:rsidR="007C6D4F" w:rsidRPr="009B5560">
        <w:t xml:space="preserve"> as it provides a scalable, reliable, and efficient avenue for </w:t>
      </w:r>
      <w:r w:rsidR="00AB4DFF" w:rsidRPr="009B5560">
        <w:t xml:space="preserve">storing, </w:t>
      </w:r>
      <w:r w:rsidR="00891010" w:rsidRPr="009B5560">
        <w:t>organising</w:t>
      </w:r>
      <w:r w:rsidR="007C6D4F" w:rsidRPr="009B5560">
        <w:t xml:space="preserve"> and accessing historical</w:t>
      </w:r>
      <w:r w:rsidR="00AB4DFF" w:rsidRPr="009B5560">
        <w:t xml:space="preserve"> data for simulation operations, providing a useful tool for historical simulation.</w:t>
      </w:r>
    </w:p>
    <w:p w14:paraId="021E2FDC" w14:textId="77777777" w:rsidR="00E82383" w:rsidRPr="009B5560" w:rsidRDefault="00E82383" w:rsidP="00E82383"/>
    <w:p w14:paraId="6FD128B9" w14:textId="77777777" w:rsidR="00FD1E88" w:rsidRPr="009B5560" w:rsidRDefault="00FD1E88" w:rsidP="00E82383">
      <w:pPr>
        <w:rPr>
          <w:b/>
          <w:sz w:val="8"/>
          <w:szCs w:val="18"/>
        </w:rPr>
      </w:pPr>
    </w:p>
    <w:p w14:paraId="5B1EBC00" w14:textId="62F5D72B" w:rsidR="00E82383" w:rsidRPr="009B5560" w:rsidRDefault="00842DA8" w:rsidP="00E82383">
      <w:pPr>
        <w:rPr>
          <w:b/>
        </w:rPr>
      </w:pPr>
      <w:r>
        <w:rPr>
          <w:b/>
        </w:rPr>
        <w:t>3.1</w:t>
      </w:r>
      <w:r>
        <w:rPr>
          <w:b/>
        </w:rPr>
        <w:tab/>
      </w:r>
      <w:r w:rsidR="00E82383" w:rsidRPr="009B5560">
        <w:rPr>
          <w:b/>
        </w:rPr>
        <w:t>Objectives</w:t>
      </w:r>
    </w:p>
    <w:p w14:paraId="451F24DE" w14:textId="77777777" w:rsidR="00E82383" w:rsidRPr="009B5560" w:rsidRDefault="00E82383" w:rsidP="00E82383">
      <w:pPr>
        <w:rPr>
          <w:sz w:val="8"/>
        </w:rPr>
      </w:pPr>
    </w:p>
    <w:p w14:paraId="56D63376" w14:textId="53D13E1C" w:rsidR="00E82383" w:rsidRPr="009B5560" w:rsidRDefault="00284A08" w:rsidP="00E82383">
      <w:r w:rsidRPr="009B5560">
        <w:t xml:space="preserve">The major objective of this project is </w:t>
      </w:r>
      <w:r w:rsidR="00CE0145" w:rsidRPr="009B5560">
        <w:t>developing and demonstrating</w:t>
      </w:r>
      <w:r w:rsidRPr="009B5560">
        <w:t xml:space="preserve"> the effectiveness of using databases as a tool for historical data simulation. </w:t>
      </w:r>
      <w:r w:rsidR="00E82383" w:rsidRPr="009B5560">
        <w:t>Specifically, the</w:t>
      </w:r>
      <w:r w:rsidRPr="009B5560">
        <w:t xml:space="preserve"> main aim of the project is</w:t>
      </w:r>
      <w:r w:rsidR="00C55D54" w:rsidRPr="009B5560">
        <w:t xml:space="preserve"> the achievement of the following</w:t>
      </w:r>
      <w:r w:rsidR="00E82383" w:rsidRPr="009B5560">
        <w:t>:</w:t>
      </w:r>
    </w:p>
    <w:p w14:paraId="79542BA4" w14:textId="77777777" w:rsidR="0099178D" w:rsidRPr="009B5560" w:rsidRDefault="0099178D" w:rsidP="00E82383">
      <w:pPr>
        <w:rPr>
          <w:sz w:val="4"/>
          <w:szCs w:val="4"/>
        </w:rPr>
      </w:pPr>
    </w:p>
    <w:p w14:paraId="75256908" w14:textId="51EC834C" w:rsidR="0099178D" w:rsidRPr="009B5560" w:rsidRDefault="0099178D">
      <w:pPr>
        <w:numPr>
          <w:ilvl w:val="0"/>
          <w:numId w:val="42"/>
        </w:numPr>
        <w:rPr>
          <w:rPrChange w:id="7" w:author="Iain Murray" w:date="2024-04-03T10:45:00Z">
            <w:rPr>
              <w:lang w:val="en-US"/>
            </w:rPr>
          </w:rPrChange>
        </w:rPr>
        <w:pPrChange w:id="8" w:author="Iain Murray" w:date="2024-04-03T10:28:00Z">
          <w:pPr>
            <w:ind w:left="720"/>
          </w:pPr>
        </w:pPrChange>
      </w:pPr>
      <w:r w:rsidRPr="009B5560">
        <w:t>Easy vi</w:t>
      </w:r>
      <w:r w:rsidR="00DA521E" w:rsidRPr="009B5560">
        <w:t xml:space="preserve">sualisation of historical </w:t>
      </w:r>
      <w:r w:rsidR="00CE0145" w:rsidRPr="009B5560">
        <w:t>events</w:t>
      </w:r>
      <w:r w:rsidR="00C6588D" w:rsidRPr="009B5560">
        <w:t>: t</w:t>
      </w:r>
      <w:r w:rsidR="00DA521E" w:rsidRPr="009B5560">
        <w:t xml:space="preserve">his involves the development of a </w:t>
      </w:r>
      <w:r w:rsidRPr="009B5560">
        <w:t xml:space="preserve">user-friendly interface </w:t>
      </w:r>
      <w:r w:rsidR="00DA521E" w:rsidRPr="009B5560">
        <w:t>with a</w:t>
      </w:r>
      <w:r w:rsidRPr="009B5560">
        <w:t xml:space="preserve"> querying tool for enabling easy visualisation of events.</w:t>
      </w:r>
    </w:p>
    <w:p w14:paraId="373B4F0B" w14:textId="21A8F516" w:rsidR="0099178D" w:rsidRPr="009B5560" w:rsidRDefault="0099178D">
      <w:pPr>
        <w:pStyle w:val="NormalWeb"/>
        <w:numPr>
          <w:ilvl w:val="0"/>
          <w:numId w:val="42"/>
        </w:numPr>
        <w:jc w:val="both"/>
        <w:rPr>
          <w:sz w:val="20"/>
          <w:szCs w:val="20"/>
        </w:rPr>
        <w:pPrChange w:id="9" w:author="Iain Murray" w:date="2024-04-03T10:28:00Z">
          <w:pPr>
            <w:pStyle w:val="NormalWeb"/>
            <w:ind w:left="720"/>
            <w:jc w:val="both"/>
          </w:pPr>
        </w:pPrChange>
      </w:pPr>
      <w:r w:rsidRPr="009B5560">
        <w:rPr>
          <w:sz w:val="20"/>
          <w:szCs w:val="20"/>
        </w:rPr>
        <w:t>To allow adequate user interaction with historical events vis</w:t>
      </w:r>
      <w:r w:rsidR="00DA521E" w:rsidRPr="009B5560">
        <w:rPr>
          <w:sz w:val="20"/>
          <w:szCs w:val="20"/>
        </w:rPr>
        <w:t>ualisation</w:t>
      </w:r>
      <w:r w:rsidR="00C6588D" w:rsidRPr="009B5560">
        <w:rPr>
          <w:sz w:val="20"/>
          <w:szCs w:val="20"/>
        </w:rPr>
        <w:t>: t</w:t>
      </w:r>
      <w:r w:rsidRPr="009B5560">
        <w:rPr>
          <w:sz w:val="20"/>
          <w:szCs w:val="20"/>
        </w:rPr>
        <w:t>he application for simulation is designed in such a way that the user can effectively interact with it and ascertain what happened at specific times.</w:t>
      </w:r>
    </w:p>
    <w:p w14:paraId="4FD48149" w14:textId="0819DD91" w:rsidR="00E82383" w:rsidRPr="009B5560" w:rsidRDefault="00E82383">
      <w:pPr>
        <w:pStyle w:val="ListParagraph"/>
        <w:numPr>
          <w:ilvl w:val="0"/>
          <w:numId w:val="42"/>
        </w:numPr>
        <w:pPrChange w:id="10" w:author="Iain Murray" w:date="2024-04-03T10:28:00Z">
          <w:pPr>
            <w:pStyle w:val="ListParagraph"/>
          </w:pPr>
        </w:pPrChange>
      </w:pPr>
      <w:r w:rsidRPr="009B5560">
        <w:t>Improve</w:t>
      </w:r>
      <w:r w:rsidR="00DA521E" w:rsidRPr="009B5560">
        <w:t>ment of Simulation Accuracy</w:t>
      </w:r>
      <w:r w:rsidR="00C6588D" w:rsidRPr="009B5560">
        <w:t>: i</w:t>
      </w:r>
      <w:r w:rsidR="00284A08" w:rsidRPr="009B5560">
        <w:t>ntegration</w:t>
      </w:r>
      <w:r w:rsidRPr="009B5560">
        <w:t xml:space="preserve"> </w:t>
      </w:r>
      <w:r w:rsidR="00284A08" w:rsidRPr="009B5560">
        <w:t xml:space="preserve">of </w:t>
      </w:r>
      <w:r w:rsidRPr="009B5560">
        <w:t>the database w</w:t>
      </w:r>
      <w:r w:rsidR="00284A08" w:rsidRPr="009B5560">
        <w:t>ith simulation models to produce</w:t>
      </w:r>
      <w:r w:rsidRPr="009B5560">
        <w:t xml:space="preserve"> accurate and timely data inputs, </w:t>
      </w:r>
      <w:r w:rsidR="00284A08" w:rsidRPr="009B5560">
        <w:t xml:space="preserve">which leads to more </w:t>
      </w:r>
      <w:r w:rsidRPr="009B5560">
        <w:t>realistic simulations.</w:t>
      </w:r>
    </w:p>
    <w:p w14:paraId="2670B84B" w14:textId="77777777" w:rsidR="00E82383" w:rsidRPr="009B5560" w:rsidRDefault="00E82383" w:rsidP="00E82383">
      <w:pPr>
        <w:rPr>
          <w:sz w:val="12"/>
        </w:rPr>
      </w:pPr>
    </w:p>
    <w:p w14:paraId="33A45B66" w14:textId="77777777" w:rsidR="00E82383" w:rsidRPr="009B5560" w:rsidRDefault="00E82383" w:rsidP="00E82383">
      <w:pPr>
        <w:rPr>
          <w:sz w:val="2"/>
        </w:rPr>
      </w:pPr>
    </w:p>
    <w:p w14:paraId="43532E39" w14:textId="19A8BCF0" w:rsidR="00E82383" w:rsidRPr="009B5560" w:rsidRDefault="00284A08" w:rsidP="00E82383">
      <w:r w:rsidRPr="009B5560">
        <w:t xml:space="preserve">Achievement of the aforementioned objectives will help </w:t>
      </w:r>
      <w:proofErr w:type="gramStart"/>
      <w:r w:rsidR="00C6588D" w:rsidRPr="009B5560">
        <w:t xml:space="preserve">revolutionise </w:t>
      </w:r>
      <w:r w:rsidR="00396457" w:rsidRPr="009B5560">
        <w:t xml:space="preserve"> the</w:t>
      </w:r>
      <w:proofErr w:type="gramEnd"/>
      <w:r w:rsidR="00396457" w:rsidRPr="009B5560">
        <w:t xml:space="preserve"> way historical simulations are conducted,</w:t>
      </w:r>
      <w:r w:rsidR="00FF5141" w:rsidRPr="009B5560">
        <w:t xml:space="preserve"> </w:t>
      </w:r>
      <w:r w:rsidRPr="009B5560">
        <w:t>empowering users to gain better</w:t>
      </w:r>
      <w:r w:rsidR="00E82383" w:rsidRPr="009B5560">
        <w:t xml:space="preserve"> insights </w:t>
      </w:r>
      <w:r w:rsidR="00FF5141" w:rsidRPr="009B5560">
        <w:t>and interact effectively in historical visualisations.</w:t>
      </w:r>
    </w:p>
    <w:p w14:paraId="42E83D65" w14:textId="77777777" w:rsidR="00ED166B" w:rsidRPr="009B5560" w:rsidRDefault="00ED166B" w:rsidP="00E82383">
      <w:pPr>
        <w:rPr>
          <w:ins w:id="11" w:author="Iain Murray" w:date="2024-04-03T10:31:00Z"/>
        </w:rPr>
      </w:pPr>
    </w:p>
    <w:p w14:paraId="42D89451" w14:textId="77777777" w:rsidR="00C6588D" w:rsidRPr="009B5560" w:rsidRDefault="00C6588D" w:rsidP="00E82383"/>
    <w:p w14:paraId="3ECA884D" w14:textId="77777777" w:rsidR="0011445A" w:rsidRPr="009B5560" w:rsidRDefault="0011445A" w:rsidP="0011445A">
      <w:pPr>
        <w:pStyle w:val="NormalWeb"/>
        <w:jc w:val="both"/>
        <w:rPr>
          <w:b/>
          <w:bCs/>
          <w:sz w:val="20"/>
          <w:szCs w:val="19"/>
        </w:rPr>
      </w:pPr>
      <w:r w:rsidRPr="009B5560">
        <w:rPr>
          <w:b/>
          <w:bCs/>
          <w:sz w:val="20"/>
          <w:szCs w:val="19"/>
        </w:rPr>
        <w:t>3.2 Development Process and Methodology</w:t>
      </w:r>
    </w:p>
    <w:p w14:paraId="5E5D2E44" w14:textId="1C9BEAA5" w:rsidR="0011445A" w:rsidRPr="009B5560" w:rsidRDefault="0011445A" w:rsidP="0011445A">
      <w:pPr>
        <w:pStyle w:val="NormalWeb"/>
        <w:jc w:val="both"/>
        <w:rPr>
          <w:sz w:val="20"/>
          <w:szCs w:val="19"/>
        </w:rPr>
      </w:pPr>
      <w:r w:rsidRPr="009B5560">
        <w:rPr>
          <w:sz w:val="20"/>
          <w:szCs w:val="19"/>
        </w:rPr>
        <w:t>The project development process follows an iterative and collaborative approach. It incorporates elements of agile methodology to ensure flexibility and responsiveness to evolving requirements. Methodology selection involves the stages listed below:</w:t>
      </w:r>
    </w:p>
    <w:p w14:paraId="1212EB65" w14:textId="77777777" w:rsidR="000052F5" w:rsidRPr="00D75675" w:rsidRDefault="000052F5" w:rsidP="0011445A">
      <w:pPr>
        <w:pStyle w:val="NormalWeb"/>
        <w:jc w:val="both"/>
        <w:rPr>
          <w:b/>
          <w:bCs/>
          <w:sz w:val="20"/>
          <w:szCs w:val="20"/>
        </w:rPr>
      </w:pPr>
    </w:p>
    <w:p w14:paraId="24725EF2" w14:textId="77777777" w:rsidR="000052F5" w:rsidRPr="00D75675" w:rsidRDefault="000052F5" w:rsidP="000052F5">
      <w:pPr>
        <w:pStyle w:val="NormalWeb"/>
        <w:rPr>
          <w:b/>
          <w:bCs/>
          <w:sz w:val="20"/>
          <w:szCs w:val="20"/>
        </w:rPr>
      </w:pPr>
      <w:r w:rsidRPr="00D75675">
        <w:rPr>
          <w:b/>
          <w:bCs/>
          <w:sz w:val="20"/>
          <w:szCs w:val="20"/>
        </w:rPr>
        <w:t>3.2.1</w:t>
      </w:r>
      <w:r w:rsidRPr="00D75675">
        <w:rPr>
          <w:b/>
          <w:bCs/>
          <w:sz w:val="20"/>
          <w:szCs w:val="20"/>
        </w:rPr>
        <w:tab/>
        <w:t>Requirement Gathering</w:t>
      </w:r>
    </w:p>
    <w:p w14:paraId="52B128EE" w14:textId="77777777" w:rsidR="000052F5" w:rsidRPr="00D75675" w:rsidRDefault="000052F5" w:rsidP="00D75675">
      <w:pPr>
        <w:pStyle w:val="NormalWeb"/>
        <w:jc w:val="both"/>
        <w:rPr>
          <w:sz w:val="20"/>
          <w:szCs w:val="20"/>
        </w:rPr>
      </w:pPr>
      <w:r w:rsidRPr="00D75675">
        <w:rPr>
          <w:sz w:val="20"/>
          <w:szCs w:val="20"/>
        </w:rPr>
        <w:t xml:space="preserve">This entails reviewing online publications, checking for available ship log </w:t>
      </w:r>
      <w:proofErr w:type="gramStart"/>
      <w:r w:rsidRPr="00D75675">
        <w:rPr>
          <w:sz w:val="20"/>
          <w:szCs w:val="20"/>
        </w:rPr>
        <w:t>records</w:t>
      </w:r>
      <w:proofErr w:type="gramEnd"/>
      <w:r w:rsidRPr="00D75675">
        <w:rPr>
          <w:sz w:val="20"/>
          <w:szCs w:val="20"/>
        </w:rPr>
        <w:t xml:space="preserve"> and reviewing historical maps. This was done to identify and prioritise key requirements for the database solution that will make it adaptable to many forms of historical events. Generic details that cut across different historical events such as Event Name, Route ID, Location Name, Latitude, Longitude, Key Event Notes, Time, Year, Month, Day, Country Enroute and Object ID, Object Name, </w:t>
      </w:r>
      <w:proofErr w:type="gramStart"/>
      <w:r w:rsidRPr="00D75675">
        <w:rPr>
          <w:sz w:val="20"/>
          <w:szCs w:val="20"/>
        </w:rPr>
        <w:t>Action</w:t>
      </w:r>
      <w:proofErr w:type="gramEnd"/>
      <w:r w:rsidRPr="00D75675">
        <w:rPr>
          <w:sz w:val="20"/>
          <w:szCs w:val="20"/>
        </w:rPr>
        <w:t xml:space="preserve"> and Key Effects of action were identified as exciting fields that cuts across all significant </w:t>
      </w:r>
      <w:r w:rsidRPr="00D75675">
        <w:rPr>
          <w:sz w:val="20"/>
          <w:szCs w:val="20"/>
        </w:rPr>
        <w:lastRenderedPageBreak/>
        <w:t xml:space="preserve">Historical events. These fields were used to create the Location Google Form and the </w:t>
      </w:r>
      <w:proofErr w:type="spellStart"/>
      <w:r w:rsidRPr="00D75675">
        <w:rPr>
          <w:sz w:val="20"/>
          <w:szCs w:val="20"/>
        </w:rPr>
        <w:t>ObjectAndEffect</w:t>
      </w:r>
      <w:proofErr w:type="spellEnd"/>
      <w:r w:rsidRPr="00D75675">
        <w:rPr>
          <w:sz w:val="20"/>
          <w:szCs w:val="20"/>
        </w:rPr>
        <w:t xml:space="preserve"> Google Forms, respectively. </w:t>
      </w:r>
    </w:p>
    <w:p w14:paraId="717C0315" w14:textId="77777777" w:rsidR="000052F5" w:rsidRPr="00D75675" w:rsidRDefault="000052F5" w:rsidP="00D75675">
      <w:pPr>
        <w:pStyle w:val="NormalWeb"/>
        <w:jc w:val="both"/>
        <w:rPr>
          <w:sz w:val="20"/>
          <w:szCs w:val="20"/>
        </w:rPr>
      </w:pPr>
      <w:r w:rsidRPr="00D75675">
        <w:rPr>
          <w:sz w:val="20"/>
          <w:szCs w:val="20"/>
        </w:rPr>
        <w:t xml:space="preserve">The gathered information was transferred to Google Sheets, downloaded, and saved as .csv files before being imported to the MySQL Workbench for easy backup in the AWS RDS cloud service. </w:t>
      </w:r>
    </w:p>
    <w:p w14:paraId="6F196410" w14:textId="3D8F278D" w:rsidR="000052F5" w:rsidRPr="00D75675" w:rsidRDefault="000052F5" w:rsidP="00D75675">
      <w:pPr>
        <w:pStyle w:val="NormalWeb"/>
        <w:jc w:val="both"/>
        <w:rPr>
          <w:sz w:val="20"/>
          <w:szCs w:val="20"/>
        </w:rPr>
      </w:pPr>
      <w:r w:rsidRPr="00D75675">
        <w:rPr>
          <w:sz w:val="20"/>
          <w:szCs w:val="20"/>
        </w:rPr>
        <w:t>Entry requirements/validation options were included in the form designs. This was done to ensure data accuracy, completeness, and integrity and to improve user experience. A case in point is when it was specified that route ID should be specified as a number. Also, it was ensured that respondents using the system would give all necessary information before form submission could be affected to avoid incomplete responses. Lastly, data Integrity was adequately handled by preventing invalid or irrelevant responses. For example, constraints were set for the format of year, day, month, day, and time entry, thus preventing respondents from providing nonsensical values. User experience was seriously considered by providing concise guidance to prospective users on form completion. For example, the failure of the form to submit when entry requirements are not met was incorporated to guide users in correcting their responses.</w:t>
      </w:r>
    </w:p>
    <w:p w14:paraId="11ACB70C" w14:textId="77777777" w:rsidR="000052F5" w:rsidRDefault="000052F5" w:rsidP="0011445A">
      <w:pPr>
        <w:pStyle w:val="NormalWeb"/>
        <w:jc w:val="both"/>
        <w:rPr>
          <w:b/>
          <w:bCs/>
          <w:sz w:val="8"/>
          <w:szCs w:val="7"/>
        </w:rPr>
      </w:pPr>
    </w:p>
    <w:p w14:paraId="5DD45A67" w14:textId="77777777" w:rsidR="00D75675" w:rsidRPr="00D75675" w:rsidRDefault="00D75675" w:rsidP="00D75675">
      <w:pPr>
        <w:pStyle w:val="NormalWeb"/>
        <w:rPr>
          <w:b/>
          <w:bCs/>
          <w:sz w:val="20"/>
          <w:szCs w:val="20"/>
        </w:rPr>
      </w:pPr>
      <w:r w:rsidRPr="00D75675">
        <w:rPr>
          <w:b/>
          <w:bCs/>
          <w:sz w:val="20"/>
          <w:szCs w:val="20"/>
        </w:rPr>
        <w:t>3.2.2</w:t>
      </w:r>
      <w:r w:rsidRPr="00D75675">
        <w:rPr>
          <w:b/>
          <w:bCs/>
          <w:sz w:val="20"/>
          <w:szCs w:val="20"/>
        </w:rPr>
        <w:tab/>
        <w:t>Transfer of Gathered Data to MySQL Workbench</w:t>
      </w:r>
    </w:p>
    <w:p w14:paraId="20585F6C" w14:textId="369D1BDA" w:rsidR="00D75675" w:rsidRDefault="00D75675" w:rsidP="00D75675">
      <w:pPr>
        <w:pStyle w:val="NormalWeb"/>
        <w:jc w:val="both"/>
        <w:rPr>
          <w:sz w:val="20"/>
          <w:szCs w:val="20"/>
        </w:rPr>
      </w:pPr>
      <w:r w:rsidRPr="00D75675">
        <w:rPr>
          <w:sz w:val="20"/>
          <w:szCs w:val="20"/>
        </w:rPr>
        <w:t>Data gathered was automatically transferred to the database.</w:t>
      </w:r>
    </w:p>
    <w:p w14:paraId="0BFF936E" w14:textId="77777777" w:rsidR="00D75675" w:rsidRDefault="00D75675" w:rsidP="00D75675">
      <w:pPr>
        <w:pStyle w:val="NormalWeb"/>
        <w:jc w:val="both"/>
        <w:rPr>
          <w:sz w:val="20"/>
          <w:szCs w:val="20"/>
        </w:rPr>
      </w:pPr>
    </w:p>
    <w:p w14:paraId="34500CD7" w14:textId="77777777" w:rsidR="00D75675" w:rsidRDefault="00D75675" w:rsidP="00D75675">
      <w:pPr>
        <w:pStyle w:val="NormalWeb"/>
        <w:jc w:val="both"/>
        <w:rPr>
          <w:b/>
          <w:bCs/>
          <w:sz w:val="20"/>
          <w:szCs w:val="19"/>
        </w:rPr>
      </w:pPr>
      <w:r w:rsidRPr="00EE3BE9">
        <w:rPr>
          <w:b/>
          <w:bCs/>
          <w:sz w:val="20"/>
          <w:szCs w:val="19"/>
        </w:rPr>
        <w:t>3.</w:t>
      </w:r>
      <w:r>
        <w:rPr>
          <w:b/>
          <w:bCs/>
          <w:sz w:val="20"/>
          <w:szCs w:val="19"/>
        </w:rPr>
        <w:t>2</w:t>
      </w:r>
      <w:r w:rsidRPr="00EE3BE9">
        <w:rPr>
          <w:b/>
          <w:bCs/>
          <w:sz w:val="20"/>
          <w:szCs w:val="19"/>
        </w:rPr>
        <w:t>.</w:t>
      </w:r>
      <w:r>
        <w:rPr>
          <w:b/>
          <w:bCs/>
          <w:sz w:val="20"/>
          <w:szCs w:val="19"/>
        </w:rPr>
        <w:t>2.1</w:t>
      </w:r>
      <w:r w:rsidRPr="00EE3BE9">
        <w:rPr>
          <w:b/>
          <w:bCs/>
          <w:sz w:val="20"/>
          <w:szCs w:val="19"/>
        </w:rPr>
        <w:tab/>
        <w:t>Automatic Data Transfer</w:t>
      </w:r>
    </w:p>
    <w:p w14:paraId="7E0973C9" w14:textId="77777777" w:rsidR="00D75675" w:rsidRPr="00273DF7" w:rsidRDefault="00D75675" w:rsidP="00D75675">
      <w:pPr>
        <w:pStyle w:val="NormalWeb"/>
        <w:jc w:val="both"/>
        <w:rPr>
          <w:sz w:val="20"/>
          <w:szCs w:val="19"/>
        </w:rPr>
      </w:pPr>
      <w:r w:rsidRPr="00273DF7">
        <w:rPr>
          <w:sz w:val="20"/>
          <w:szCs w:val="19"/>
        </w:rPr>
        <w:t xml:space="preserve">The </w:t>
      </w:r>
      <w:r>
        <w:rPr>
          <w:sz w:val="20"/>
          <w:szCs w:val="19"/>
        </w:rPr>
        <w:t>Python code line used for automated</w:t>
      </w:r>
      <w:r w:rsidRPr="00273DF7">
        <w:rPr>
          <w:sz w:val="20"/>
          <w:szCs w:val="19"/>
        </w:rPr>
        <w:t xml:space="preserve"> data transfer is outlined in Fig 3.0</w:t>
      </w:r>
      <w:r>
        <w:rPr>
          <w:sz w:val="20"/>
          <w:szCs w:val="19"/>
        </w:rPr>
        <w:t>.</w:t>
      </w:r>
    </w:p>
    <w:p w14:paraId="4BABE48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import </w:t>
      </w:r>
      <w:proofErr w:type="spellStart"/>
      <w:proofErr w:type="gramStart"/>
      <w:r w:rsidRPr="00414F81">
        <w:rPr>
          <w:rFonts w:ascii="Consolas" w:hAnsi="Consolas"/>
          <w:color w:val="FFFFFF"/>
          <w:sz w:val="21"/>
          <w:szCs w:val="21"/>
          <w:lang w:eastAsia="en-GB"/>
        </w:rPr>
        <w:t>mysql.connector</w:t>
      </w:r>
      <w:proofErr w:type="spellEnd"/>
      <w:proofErr w:type="gramEnd"/>
    </w:p>
    <w:p w14:paraId="1C69CD5B"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from </w:t>
      </w:r>
      <w:proofErr w:type="spellStart"/>
      <w:proofErr w:type="gramStart"/>
      <w:r w:rsidRPr="00414F81">
        <w:rPr>
          <w:rFonts w:ascii="Consolas" w:hAnsi="Consolas"/>
          <w:color w:val="FFFFFF"/>
          <w:sz w:val="21"/>
          <w:szCs w:val="21"/>
          <w:lang w:eastAsia="en-GB"/>
        </w:rPr>
        <w:t>mysql.connector</w:t>
      </w:r>
      <w:proofErr w:type="spellEnd"/>
      <w:proofErr w:type="gramEnd"/>
      <w:r w:rsidRPr="00414F81">
        <w:rPr>
          <w:rFonts w:ascii="Consolas" w:hAnsi="Consolas"/>
          <w:color w:val="FFFFFF"/>
          <w:sz w:val="21"/>
          <w:szCs w:val="21"/>
          <w:lang w:eastAsia="en-GB"/>
        </w:rPr>
        <w:t xml:space="preserve"> import Error</w:t>
      </w:r>
    </w:p>
    <w:p w14:paraId="21F7E125"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from </w:t>
      </w:r>
      <w:proofErr w:type="spellStart"/>
      <w:proofErr w:type="gramStart"/>
      <w:r w:rsidRPr="00414F81">
        <w:rPr>
          <w:rFonts w:ascii="Consolas" w:hAnsi="Consolas"/>
          <w:color w:val="FFFFFF"/>
          <w:sz w:val="21"/>
          <w:szCs w:val="21"/>
          <w:lang w:eastAsia="en-GB"/>
        </w:rPr>
        <w:t>googleapiclient.discovery</w:t>
      </w:r>
      <w:proofErr w:type="spellEnd"/>
      <w:proofErr w:type="gramEnd"/>
      <w:r w:rsidRPr="00414F81">
        <w:rPr>
          <w:rFonts w:ascii="Consolas" w:hAnsi="Consolas"/>
          <w:color w:val="FFFFFF"/>
          <w:sz w:val="21"/>
          <w:szCs w:val="21"/>
          <w:lang w:eastAsia="en-GB"/>
        </w:rPr>
        <w:t xml:space="preserve"> import build</w:t>
      </w:r>
    </w:p>
    <w:p w14:paraId="3D850E0D"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from </w:t>
      </w:r>
      <w:proofErr w:type="gramStart"/>
      <w:r w:rsidRPr="00414F81">
        <w:rPr>
          <w:rFonts w:ascii="Consolas" w:hAnsi="Consolas"/>
          <w:color w:val="FFFFFF"/>
          <w:sz w:val="21"/>
          <w:szCs w:val="21"/>
          <w:lang w:eastAsia="en-GB"/>
        </w:rPr>
        <w:t>google.oauth2.credentials</w:t>
      </w:r>
      <w:proofErr w:type="gramEnd"/>
      <w:r w:rsidRPr="00414F81">
        <w:rPr>
          <w:rFonts w:ascii="Consolas" w:hAnsi="Consolas"/>
          <w:color w:val="FFFFFF"/>
          <w:sz w:val="21"/>
          <w:szCs w:val="21"/>
          <w:lang w:eastAsia="en-GB"/>
        </w:rPr>
        <w:t xml:space="preserve"> import Credentials</w:t>
      </w:r>
    </w:p>
    <w:p w14:paraId="3478D8BF"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1B1FF0EE"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This f</w:t>
      </w:r>
      <w:r w:rsidRPr="00414F81">
        <w:rPr>
          <w:rFonts w:ascii="Consolas" w:hAnsi="Consolas"/>
          <w:color w:val="7285B7"/>
          <w:sz w:val="21"/>
          <w:szCs w:val="21"/>
          <w:lang w:eastAsia="en-GB"/>
        </w:rPr>
        <w:t xml:space="preserve">unction </w:t>
      </w:r>
      <w:r>
        <w:rPr>
          <w:rFonts w:ascii="Consolas" w:hAnsi="Consolas"/>
          <w:color w:val="7285B7"/>
          <w:sz w:val="21"/>
          <w:szCs w:val="21"/>
          <w:lang w:eastAsia="en-GB"/>
        </w:rPr>
        <w:t>fetches Google Sheet Data</w:t>
      </w:r>
    </w:p>
    <w:p w14:paraId="336A9043"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def </w:t>
      </w:r>
      <w:proofErr w:type="spellStart"/>
      <w:r w:rsidRPr="00414F81">
        <w:rPr>
          <w:rFonts w:ascii="Consolas" w:hAnsi="Consolas"/>
          <w:color w:val="BBDAFF"/>
          <w:sz w:val="21"/>
          <w:szCs w:val="21"/>
          <w:lang w:eastAsia="en-GB"/>
        </w:rPr>
        <w:t>fetch_data_from_</w:t>
      </w:r>
      <w:proofErr w:type="gramStart"/>
      <w:r w:rsidRPr="00414F81">
        <w:rPr>
          <w:rFonts w:ascii="Consolas" w:hAnsi="Consolas"/>
          <w:color w:val="BBDAFF"/>
          <w:sz w:val="21"/>
          <w:szCs w:val="21"/>
          <w:lang w:eastAsia="en-GB"/>
        </w:rPr>
        <w:t>sheet</w:t>
      </w:r>
      <w:proofErr w:type="spellEnd"/>
      <w:r w:rsidRPr="00414F81">
        <w:rPr>
          <w:rFonts w:ascii="Consolas" w:hAnsi="Consolas"/>
          <w:color w:val="FFFFFF"/>
          <w:sz w:val="21"/>
          <w:szCs w:val="21"/>
          <w:lang w:eastAsia="en-GB"/>
        </w:rPr>
        <w:t>(</w:t>
      </w:r>
      <w:proofErr w:type="spellStart"/>
      <w:proofErr w:type="gramEnd"/>
      <w:r w:rsidRPr="00414F81">
        <w:rPr>
          <w:rFonts w:ascii="Consolas" w:hAnsi="Consolas"/>
          <w:color w:val="FFC58F"/>
          <w:sz w:val="21"/>
          <w:szCs w:val="21"/>
          <w:lang w:eastAsia="en-GB"/>
        </w:rPr>
        <w:t>sheet_id</w:t>
      </w:r>
      <w:proofErr w:type="spellEnd"/>
      <w:r w:rsidRPr="00414F81">
        <w:rPr>
          <w:rFonts w:ascii="Consolas" w:hAnsi="Consolas"/>
          <w:color w:val="FFFFFF"/>
          <w:sz w:val="21"/>
          <w:szCs w:val="21"/>
          <w:lang w:eastAsia="en-GB"/>
        </w:rPr>
        <w:t xml:space="preserve">, </w:t>
      </w:r>
      <w:proofErr w:type="spellStart"/>
      <w:r w:rsidRPr="00414F81">
        <w:rPr>
          <w:rFonts w:ascii="Consolas" w:hAnsi="Consolas"/>
          <w:color w:val="FFC58F"/>
          <w:sz w:val="21"/>
          <w:szCs w:val="21"/>
          <w:lang w:eastAsia="en-GB"/>
        </w:rPr>
        <w:t>range_name</w:t>
      </w:r>
      <w:proofErr w:type="spellEnd"/>
      <w:r w:rsidRPr="00414F81">
        <w:rPr>
          <w:rFonts w:ascii="Consolas" w:hAnsi="Consolas"/>
          <w:color w:val="FFFFFF"/>
          <w:sz w:val="21"/>
          <w:szCs w:val="21"/>
          <w:lang w:eastAsia="en-GB"/>
        </w:rPr>
        <w:t>):</w:t>
      </w:r>
    </w:p>
    <w:p w14:paraId="1A2D1DD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creds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r w:rsidRPr="00414F81">
        <w:rPr>
          <w:rFonts w:ascii="Consolas" w:hAnsi="Consolas"/>
          <w:color w:val="FFFFFF"/>
          <w:sz w:val="21"/>
          <w:szCs w:val="21"/>
          <w:lang w:eastAsia="en-GB"/>
        </w:rPr>
        <w:t>Credentials.</w:t>
      </w:r>
      <w:r w:rsidRPr="00414F81">
        <w:rPr>
          <w:rFonts w:ascii="Consolas" w:hAnsi="Consolas"/>
          <w:color w:val="BBDAFF"/>
          <w:sz w:val="21"/>
          <w:szCs w:val="21"/>
          <w:lang w:eastAsia="en-GB"/>
        </w:rPr>
        <w:t>from_authorized_user_</w:t>
      </w:r>
      <w:proofErr w:type="gramStart"/>
      <w:r w:rsidRPr="00414F81">
        <w:rPr>
          <w:rFonts w:ascii="Consolas" w:hAnsi="Consolas"/>
          <w:color w:val="BBDAFF"/>
          <w:sz w:val="21"/>
          <w:szCs w:val="21"/>
          <w:lang w:eastAsia="en-GB"/>
        </w:rPr>
        <w:t>file</w:t>
      </w:r>
      <w:proofErr w:type="spellEnd"/>
      <w:r w:rsidRPr="00414F81">
        <w:rPr>
          <w:rFonts w:ascii="Consolas" w:hAnsi="Consolas"/>
          <w:color w:val="BBDAFF"/>
          <w:sz w:val="21"/>
          <w:szCs w:val="21"/>
          <w:lang w:eastAsia="en-GB"/>
        </w:rPr>
        <w:t>(</w:t>
      </w:r>
      <w:proofErr w:type="gramEnd"/>
      <w:r w:rsidRPr="00414F81">
        <w:rPr>
          <w:rFonts w:ascii="Consolas" w:hAnsi="Consolas"/>
          <w:color w:val="D1F1A9"/>
          <w:sz w:val="21"/>
          <w:szCs w:val="21"/>
          <w:lang w:eastAsia="en-GB"/>
        </w:rPr>
        <w:t>'</w:t>
      </w:r>
      <w:proofErr w:type="spellStart"/>
      <w:r w:rsidRPr="00414F81">
        <w:rPr>
          <w:rFonts w:ascii="Consolas" w:hAnsi="Consolas"/>
          <w:color w:val="D1F1A9"/>
          <w:sz w:val="21"/>
          <w:szCs w:val="21"/>
          <w:lang w:eastAsia="en-GB"/>
        </w:rPr>
        <w:t>credentials.json</w:t>
      </w:r>
      <w:proofErr w:type="spellEnd"/>
      <w:r w:rsidRPr="00414F81">
        <w:rPr>
          <w:rFonts w:ascii="Consolas" w:hAnsi="Consolas"/>
          <w:color w:val="D1F1A9"/>
          <w:sz w:val="21"/>
          <w:szCs w:val="21"/>
          <w:lang w:eastAsia="en-GB"/>
        </w:rPr>
        <w:t>'</w:t>
      </w:r>
      <w:r w:rsidRPr="00414F81">
        <w:rPr>
          <w:rFonts w:ascii="Consolas" w:hAnsi="Consolas"/>
          <w:color w:val="BBDAFF"/>
          <w:sz w:val="21"/>
          <w:szCs w:val="21"/>
          <w:lang w:eastAsia="en-GB"/>
        </w:rPr>
        <w:t xml:space="preserve">, </w:t>
      </w:r>
      <w:r w:rsidRPr="00414F81">
        <w:rPr>
          <w:rFonts w:ascii="Consolas" w:hAnsi="Consolas"/>
          <w:color w:val="FFFFFF"/>
          <w:sz w:val="21"/>
          <w:szCs w:val="21"/>
          <w:lang w:eastAsia="en-GB"/>
        </w:rPr>
        <w:t>SCOPES</w:t>
      </w:r>
      <w:r w:rsidRPr="00414F81">
        <w:rPr>
          <w:rFonts w:ascii="Consolas" w:hAnsi="Consolas"/>
          <w:color w:val="BBDAFF"/>
          <w:sz w:val="21"/>
          <w:szCs w:val="21"/>
          <w:lang w:eastAsia="en-GB"/>
        </w:rPr>
        <w:t>)</w:t>
      </w:r>
    </w:p>
    <w:p w14:paraId="4FDF00EC"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service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gramStart"/>
      <w:r w:rsidRPr="00414F81">
        <w:rPr>
          <w:rFonts w:ascii="Consolas" w:hAnsi="Consolas"/>
          <w:color w:val="BBDAFF"/>
          <w:sz w:val="21"/>
          <w:szCs w:val="21"/>
          <w:lang w:eastAsia="en-GB"/>
        </w:rPr>
        <w:t>build(</w:t>
      </w:r>
      <w:proofErr w:type="gramEnd"/>
      <w:r w:rsidRPr="00414F81">
        <w:rPr>
          <w:rFonts w:ascii="Consolas" w:hAnsi="Consolas"/>
          <w:color w:val="D1F1A9"/>
          <w:sz w:val="21"/>
          <w:szCs w:val="21"/>
          <w:lang w:eastAsia="en-GB"/>
        </w:rPr>
        <w:t>'sheets'</w:t>
      </w:r>
      <w:r w:rsidRPr="00414F81">
        <w:rPr>
          <w:rFonts w:ascii="Consolas" w:hAnsi="Consolas"/>
          <w:color w:val="BBDAFF"/>
          <w:sz w:val="21"/>
          <w:szCs w:val="21"/>
          <w:lang w:eastAsia="en-GB"/>
        </w:rPr>
        <w:t xml:space="preserve">, </w:t>
      </w:r>
      <w:r w:rsidRPr="00414F81">
        <w:rPr>
          <w:rFonts w:ascii="Consolas" w:hAnsi="Consolas"/>
          <w:color w:val="D1F1A9"/>
          <w:sz w:val="21"/>
          <w:szCs w:val="21"/>
          <w:lang w:eastAsia="en-GB"/>
        </w:rPr>
        <w:t>'v4'</w:t>
      </w:r>
      <w:r w:rsidRPr="00414F81">
        <w:rPr>
          <w:rFonts w:ascii="Consolas" w:hAnsi="Consolas"/>
          <w:color w:val="BBDAFF"/>
          <w:sz w:val="21"/>
          <w:szCs w:val="21"/>
          <w:lang w:eastAsia="en-GB"/>
        </w:rPr>
        <w:t xml:space="preserve">, </w:t>
      </w:r>
      <w:r w:rsidRPr="00414F81">
        <w:rPr>
          <w:rFonts w:ascii="Consolas" w:hAnsi="Consolas"/>
          <w:color w:val="FFC58F"/>
          <w:sz w:val="21"/>
          <w:szCs w:val="21"/>
          <w:lang w:eastAsia="en-GB"/>
        </w:rPr>
        <w:t>credentials</w:t>
      </w:r>
      <w:r w:rsidRPr="00414F81">
        <w:rPr>
          <w:rFonts w:ascii="Consolas" w:hAnsi="Consolas"/>
          <w:color w:val="99FFFF"/>
          <w:sz w:val="21"/>
          <w:szCs w:val="21"/>
          <w:lang w:eastAsia="en-GB"/>
        </w:rPr>
        <w:t>=</w:t>
      </w:r>
      <w:r w:rsidRPr="00414F81">
        <w:rPr>
          <w:rFonts w:ascii="Consolas" w:hAnsi="Consolas"/>
          <w:color w:val="BBDAFF"/>
          <w:sz w:val="21"/>
          <w:szCs w:val="21"/>
          <w:lang w:eastAsia="en-GB"/>
        </w:rPr>
        <w:t>creds)</w:t>
      </w:r>
    </w:p>
    <w:p w14:paraId="39333793"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sheet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service.</w:t>
      </w:r>
      <w:r w:rsidRPr="00414F81">
        <w:rPr>
          <w:rFonts w:ascii="Consolas" w:hAnsi="Consolas"/>
          <w:color w:val="BBDAFF"/>
          <w:sz w:val="21"/>
          <w:szCs w:val="21"/>
          <w:lang w:eastAsia="en-GB"/>
        </w:rPr>
        <w:t>spreadsheets</w:t>
      </w:r>
      <w:proofErr w:type="spellEnd"/>
      <w:proofErr w:type="gramEnd"/>
      <w:r w:rsidRPr="00414F81">
        <w:rPr>
          <w:rFonts w:ascii="Consolas" w:hAnsi="Consolas"/>
          <w:color w:val="BBDAFF"/>
          <w:sz w:val="21"/>
          <w:szCs w:val="21"/>
          <w:lang w:eastAsia="en-GB"/>
        </w:rPr>
        <w:t>()</w:t>
      </w:r>
    </w:p>
    <w:p w14:paraId="7CE7D412"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result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sheet.</w:t>
      </w:r>
      <w:r w:rsidRPr="00414F81">
        <w:rPr>
          <w:rFonts w:ascii="Consolas" w:hAnsi="Consolas"/>
          <w:color w:val="BBDAFF"/>
          <w:sz w:val="21"/>
          <w:szCs w:val="21"/>
          <w:lang w:eastAsia="en-GB"/>
        </w:rPr>
        <w:t>values</w:t>
      </w:r>
      <w:proofErr w:type="spellEnd"/>
      <w:proofErr w:type="gramEnd"/>
      <w:r w:rsidRPr="00414F81">
        <w:rPr>
          <w:rFonts w:ascii="Consolas" w:hAnsi="Consolas"/>
          <w:color w:val="BBDAFF"/>
          <w:sz w:val="21"/>
          <w:szCs w:val="21"/>
          <w:lang w:eastAsia="en-GB"/>
        </w:rPr>
        <w:t>()</w:t>
      </w:r>
      <w:r w:rsidRPr="00414F81">
        <w:rPr>
          <w:rFonts w:ascii="Consolas" w:hAnsi="Consolas"/>
          <w:color w:val="FFFFFF"/>
          <w:sz w:val="21"/>
          <w:szCs w:val="21"/>
          <w:lang w:eastAsia="en-GB"/>
        </w:rPr>
        <w:t>.</w:t>
      </w:r>
      <w:r w:rsidRPr="00414F81">
        <w:rPr>
          <w:rFonts w:ascii="Consolas" w:hAnsi="Consolas"/>
          <w:color w:val="BBDAFF"/>
          <w:sz w:val="21"/>
          <w:szCs w:val="21"/>
          <w:lang w:eastAsia="en-GB"/>
        </w:rPr>
        <w:t>get(</w:t>
      </w:r>
      <w:proofErr w:type="spellStart"/>
      <w:r w:rsidRPr="00414F81">
        <w:rPr>
          <w:rFonts w:ascii="Consolas" w:hAnsi="Consolas"/>
          <w:color w:val="FFC58F"/>
          <w:sz w:val="21"/>
          <w:szCs w:val="21"/>
          <w:lang w:eastAsia="en-GB"/>
        </w:rPr>
        <w:t>spreadsheetId</w:t>
      </w:r>
      <w:proofErr w:type="spellEnd"/>
      <w:r w:rsidRPr="00414F81">
        <w:rPr>
          <w:rFonts w:ascii="Consolas" w:hAnsi="Consolas"/>
          <w:color w:val="99FFFF"/>
          <w:sz w:val="21"/>
          <w:szCs w:val="21"/>
          <w:lang w:eastAsia="en-GB"/>
        </w:rPr>
        <w:t>=</w:t>
      </w:r>
      <w:proofErr w:type="spellStart"/>
      <w:r w:rsidRPr="00414F81">
        <w:rPr>
          <w:rFonts w:ascii="Consolas" w:hAnsi="Consolas"/>
          <w:color w:val="BBDAFF"/>
          <w:sz w:val="21"/>
          <w:szCs w:val="21"/>
          <w:lang w:eastAsia="en-GB"/>
        </w:rPr>
        <w:t>sheet_id</w:t>
      </w:r>
      <w:proofErr w:type="spellEnd"/>
      <w:r w:rsidRPr="00414F81">
        <w:rPr>
          <w:rFonts w:ascii="Consolas" w:hAnsi="Consolas"/>
          <w:color w:val="BBDAFF"/>
          <w:sz w:val="21"/>
          <w:szCs w:val="21"/>
          <w:lang w:eastAsia="en-GB"/>
        </w:rPr>
        <w:t xml:space="preserve">, </w:t>
      </w:r>
      <w:r w:rsidRPr="00414F81">
        <w:rPr>
          <w:rFonts w:ascii="Consolas" w:hAnsi="Consolas"/>
          <w:color w:val="FFC58F"/>
          <w:sz w:val="21"/>
          <w:szCs w:val="21"/>
          <w:lang w:eastAsia="en-GB"/>
        </w:rPr>
        <w:t>range</w:t>
      </w:r>
      <w:r w:rsidRPr="00414F81">
        <w:rPr>
          <w:rFonts w:ascii="Consolas" w:hAnsi="Consolas"/>
          <w:color w:val="99FFFF"/>
          <w:sz w:val="21"/>
          <w:szCs w:val="21"/>
          <w:lang w:eastAsia="en-GB"/>
        </w:rPr>
        <w:t>=</w:t>
      </w:r>
      <w:proofErr w:type="spellStart"/>
      <w:r w:rsidRPr="00414F81">
        <w:rPr>
          <w:rFonts w:ascii="Consolas" w:hAnsi="Consolas"/>
          <w:color w:val="BBDAFF"/>
          <w:sz w:val="21"/>
          <w:szCs w:val="21"/>
          <w:lang w:eastAsia="en-GB"/>
        </w:rPr>
        <w:t>range_name</w:t>
      </w:r>
      <w:proofErr w:type="spellEnd"/>
      <w:r w:rsidRPr="00414F81">
        <w:rPr>
          <w:rFonts w:ascii="Consolas" w:hAnsi="Consolas"/>
          <w:color w:val="BBDAFF"/>
          <w:sz w:val="21"/>
          <w:szCs w:val="21"/>
          <w:lang w:eastAsia="en-GB"/>
        </w:rPr>
        <w:t>)</w:t>
      </w:r>
      <w:r w:rsidRPr="00414F81">
        <w:rPr>
          <w:rFonts w:ascii="Consolas" w:hAnsi="Consolas"/>
          <w:color w:val="FFFFFF"/>
          <w:sz w:val="21"/>
          <w:szCs w:val="21"/>
          <w:lang w:eastAsia="en-GB"/>
        </w:rPr>
        <w:t>.</w:t>
      </w:r>
      <w:r w:rsidRPr="00414F81">
        <w:rPr>
          <w:rFonts w:ascii="Consolas" w:hAnsi="Consolas"/>
          <w:color w:val="BBDAFF"/>
          <w:sz w:val="21"/>
          <w:szCs w:val="21"/>
          <w:lang w:eastAsia="en-GB"/>
        </w:rPr>
        <w:t>execute()</w:t>
      </w:r>
    </w:p>
    <w:p w14:paraId="64BFB64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return </w:t>
      </w:r>
      <w:proofErr w:type="spellStart"/>
      <w:proofErr w:type="gramStart"/>
      <w:r w:rsidRPr="00414F81">
        <w:rPr>
          <w:rFonts w:ascii="Consolas" w:hAnsi="Consolas"/>
          <w:color w:val="FFFFFF"/>
          <w:sz w:val="21"/>
          <w:szCs w:val="21"/>
          <w:lang w:eastAsia="en-GB"/>
        </w:rPr>
        <w:t>result.</w:t>
      </w:r>
      <w:r w:rsidRPr="00414F81">
        <w:rPr>
          <w:rFonts w:ascii="Consolas" w:hAnsi="Consolas"/>
          <w:color w:val="BBDAFF"/>
          <w:sz w:val="21"/>
          <w:szCs w:val="21"/>
          <w:lang w:eastAsia="en-GB"/>
        </w:rPr>
        <w:t>get</w:t>
      </w:r>
      <w:proofErr w:type="spellEnd"/>
      <w:r w:rsidRPr="00414F81">
        <w:rPr>
          <w:rFonts w:ascii="Consolas" w:hAnsi="Consolas"/>
          <w:color w:val="BBDAFF"/>
          <w:sz w:val="21"/>
          <w:szCs w:val="21"/>
          <w:lang w:eastAsia="en-GB"/>
        </w:rPr>
        <w:t>(</w:t>
      </w:r>
      <w:proofErr w:type="gramEnd"/>
      <w:r w:rsidRPr="00414F81">
        <w:rPr>
          <w:rFonts w:ascii="Consolas" w:hAnsi="Consolas"/>
          <w:color w:val="D1F1A9"/>
          <w:sz w:val="21"/>
          <w:szCs w:val="21"/>
          <w:lang w:eastAsia="en-GB"/>
        </w:rPr>
        <w:t>'values'</w:t>
      </w:r>
      <w:r w:rsidRPr="00414F81">
        <w:rPr>
          <w:rFonts w:ascii="Consolas" w:hAnsi="Consolas"/>
          <w:color w:val="BBDAFF"/>
          <w:sz w:val="21"/>
          <w:szCs w:val="21"/>
          <w:lang w:eastAsia="en-GB"/>
        </w:rPr>
        <w:t>, [])</w:t>
      </w:r>
    </w:p>
    <w:p w14:paraId="29C1298C"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7263B29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 xml:space="preserve">The function below </w:t>
      </w:r>
      <w:r w:rsidRPr="00414F81">
        <w:rPr>
          <w:rFonts w:ascii="Consolas" w:hAnsi="Consolas"/>
          <w:color w:val="7285B7"/>
          <w:sz w:val="21"/>
          <w:szCs w:val="21"/>
          <w:lang w:eastAsia="en-GB"/>
        </w:rPr>
        <w:t>insert</w:t>
      </w:r>
      <w:r>
        <w:rPr>
          <w:rFonts w:ascii="Consolas" w:hAnsi="Consolas"/>
          <w:color w:val="7285B7"/>
          <w:sz w:val="21"/>
          <w:szCs w:val="21"/>
          <w:lang w:eastAsia="en-GB"/>
        </w:rPr>
        <w:t>s</w:t>
      </w:r>
      <w:r w:rsidRPr="00414F81">
        <w:rPr>
          <w:rFonts w:ascii="Consolas" w:hAnsi="Consolas"/>
          <w:color w:val="7285B7"/>
          <w:sz w:val="21"/>
          <w:szCs w:val="21"/>
          <w:lang w:eastAsia="en-GB"/>
        </w:rPr>
        <w:t xml:space="preserve"> data into MySQL</w:t>
      </w:r>
    </w:p>
    <w:p w14:paraId="75C6C5FB"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def </w:t>
      </w:r>
      <w:proofErr w:type="spellStart"/>
      <w:r w:rsidRPr="00414F81">
        <w:rPr>
          <w:rFonts w:ascii="Consolas" w:hAnsi="Consolas"/>
          <w:color w:val="BBDAFF"/>
          <w:sz w:val="21"/>
          <w:szCs w:val="21"/>
          <w:lang w:eastAsia="en-GB"/>
        </w:rPr>
        <w:t>insert_data_into_</w:t>
      </w:r>
      <w:proofErr w:type="gramStart"/>
      <w:r w:rsidRPr="00414F81">
        <w:rPr>
          <w:rFonts w:ascii="Consolas" w:hAnsi="Consolas"/>
          <w:color w:val="BBDAFF"/>
          <w:sz w:val="21"/>
          <w:szCs w:val="21"/>
          <w:lang w:eastAsia="en-GB"/>
        </w:rPr>
        <w:t>mysql</w:t>
      </w:r>
      <w:proofErr w:type="spellEnd"/>
      <w:r w:rsidRPr="00414F81">
        <w:rPr>
          <w:rFonts w:ascii="Consolas" w:hAnsi="Consolas"/>
          <w:color w:val="FFFFFF"/>
          <w:sz w:val="21"/>
          <w:szCs w:val="21"/>
          <w:lang w:eastAsia="en-GB"/>
        </w:rPr>
        <w:t>(</w:t>
      </w:r>
      <w:proofErr w:type="spellStart"/>
      <w:proofErr w:type="gramEnd"/>
      <w:r w:rsidRPr="00414F81">
        <w:rPr>
          <w:rFonts w:ascii="Consolas" w:hAnsi="Consolas"/>
          <w:color w:val="FFC58F"/>
          <w:sz w:val="21"/>
          <w:szCs w:val="21"/>
          <w:lang w:eastAsia="en-GB"/>
        </w:rPr>
        <w:t>db_config</w:t>
      </w:r>
      <w:proofErr w:type="spellEnd"/>
      <w:r w:rsidRPr="00414F81">
        <w:rPr>
          <w:rFonts w:ascii="Consolas" w:hAnsi="Consolas"/>
          <w:color w:val="FFFFFF"/>
          <w:sz w:val="21"/>
          <w:szCs w:val="21"/>
          <w:lang w:eastAsia="en-GB"/>
        </w:rPr>
        <w:t xml:space="preserve">, </w:t>
      </w:r>
      <w:proofErr w:type="spellStart"/>
      <w:r w:rsidRPr="00414F81">
        <w:rPr>
          <w:rFonts w:ascii="Consolas" w:hAnsi="Consolas"/>
          <w:color w:val="FFC58F"/>
          <w:sz w:val="21"/>
          <w:szCs w:val="21"/>
          <w:lang w:eastAsia="en-GB"/>
        </w:rPr>
        <w:t>insert_stmt</w:t>
      </w:r>
      <w:proofErr w:type="spellEnd"/>
      <w:r w:rsidRPr="00414F81">
        <w:rPr>
          <w:rFonts w:ascii="Consolas" w:hAnsi="Consolas"/>
          <w:color w:val="FFFFFF"/>
          <w:sz w:val="21"/>
          <w:szCs w:val="21"/>
          <w:lang w:eastAsia="en-GB"/>
        </w:rPr>
        <w:t xml:space="preserve">, </w:t>
      </w:r>
      <w:r w:rsidRPr="00414F81">
        <w:rPr>
          <w:rFonts w:ascii="Consolas" w:hAnsi="Consolas"/>
          <w:color w:val="FFC58F"/>
          <w:sz w:val="21"/>
          <w:szCs w:val="21"/>
          <w:lang w:eastAsia="en-GB"/>
        </w:rPr>
        <w:t>data</w:t>
      </w:r>
      <w:r w:rsidRPr="00414F81">
        <w:rPr>
          <w:rFonts w:ascii="Consolas" w:hAnsi="Consolas"/>
          <w:color w:val="FFFFFF"/>
          <w:sz w:val="21"/>
          <w:szCs w:val="21"/>
          <w:lang w:eastAsia="en-GB"/>
        </w:rPr>
        <w:t>):</w:t>
      </w:r>
    </w:p>
    <w:p w14:paraId="65A635E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try:</w:t>
      </w:r>
    </w:p>
    <w:p w14:paraId="346DD0C8"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connection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mysql.connector</w:t>
      </w:r>
      <w:proofErr w:type="gramEnd"/>
      <w:r w:rsidRPr="00414F81">
        <w:rPr>
          <w:rFonts w:ascii="Consolas" w:hAnsi="Consolas"/>
          <w:color w:val="FFFFFF"/>
          <w:sz w:val="21"/>
          <w:szCs w:val="21"/>
          <w:lang w:eastAsia="en-GB"/>
        </w:rPr>
        <w:t>.</w:t>
      </w:r>
      <w:r w:rsidRPr="00414F81">
        <w:rPr>
          <w:rFonts w:ascii="Consolas" w:hAnsi="Consolas"/>
          <w:color w:val="BBDAFF"/>
          <w:sz w:val="21"/>
          <w:szCs w:val="21"/>
          <w:lang w:eastAsia="en-GB"/>
        </w:rPr>
        <w:t>connect</w:t>
      </w:r>
      <w:proofErr w:type="spellEnd"/>
      <w:r w:rsidRPr="00414F81">
        <w:rPr>
          <w:rFonts w:ascii="Consolas" w:hAnsi="Consolas"/>
          <w:color w:val="BBDAFF"/>
          <w:sz w:val="21"/>
          <w:szCs w:val="21"/>
          <w:lang w:eastAsia="en-GB"/>
        </w:rPr>
        <w:t>(</w:t>
      </w:r>
      <w:r w:rsidRPr="00414F81">
        <w:rPr>
          <w:rFonts w:ascii="Consolas" w:hAnsi="Consolas"/>
          <w:color w:val="99FFFF"/>
          <w:sz w:val="21"/>
          <w:szCs w:val="21"/>
          <w:lang w:eastAsia="en-GB"/>
        </w:rPr>
        <w:t>**</w:t>
      </w:r>
      <w:proofErr w:type="spellStart"/>
      <w:r w:rsidRPr="00414F81">
        <w:rPr>
          <w:rFonts w:ascii="Consolas" w:hAnsi="Consolas"/>
          <w:color w:val="BBDAFF"/>
          <w:sz w:val="21"/>
          <w:szCs w:val="21"/>
          <w:lang w:eastAsia="en-GB"/>
        </w:rPr>
        <w:t>db_config</w:t>
      </w:r>
      <w:proofErr w:type="spellEnd"/>
      <w:r w:rsidRPr="00414F81">
        <w:rPr>
          <w:rFonts w:ascii="Consolas" w:hAnsi="Consolas"/>
          <w:color w:val="BBDAFF"/>
          <w:sz w:val="21"/>
          <w:szCs w:val="21"/>
          <w:lang w:eastAsia="en-GB"/>
        </w:rPr>
        <w:t>)</w:t>
      </w:r>
    </w:p>
    <w:p w14:paraId="73EF4C8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cursor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connection.</w:t>
      </w:r>
      <w:r w:rsidRPr="00414F81">
        <w:rPr>
          <w:rFonts w:ascii="Consolas" w:hAnsi="Consolas"/>
          <w:color w:val="BBDAFF"/>
          <w:sz w:val="21"/>
          <w:szCs w:val="21"/>
          <w:lang w:eastAsia="en-GB"/>
        </w:rPr>
        <w:t>cursor</w:t>
      </w:r>
      <w:proofErr w:type="spellEnd"/>
      <w:proofErr w:type="gramEnd"/>
      <w:r w:rsidRPr="00414F81">
        <w:rPr>
          <w:rFonts w:ascii="Consolas" w:hAnsi="Consolas"/>
          <w:color w:val="BBDAFF"/>
          <w:sz w:val="21"/>
          <w:szCs w:val="21"/>
          <w:lang w:eastAsia="en-GB"/>
        </w:rPr>
        <w:t>()</w:t>
      </w:r>
    </w:p>
    <w:p w14:paraId="3E5839B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for row in data:</w:t>
      </w:r>
    </w:p>
    <w:p w14:paraId="59AA73B3"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cursor.</w:t>
      </w:r>
      <w:r w:rsidRPr="00414F81">
        <w:rPr>
          <w:rFonts w:ascii="Consolas" w:hAnsi="Consolas"/>
          <w:color w:val="BBDAFF"/>
          <w:sz w:val="21"/>
          <w:szCs w:val="21"/>
          <w:lang w:eastAsia="en-GB"/>
        </w:rPr>
        <w:t>execute</w:t>
      </w:r>
      <w:proofErr w:type="spellEnd"/>
      <w:proofErr w:type="gramEnd"/>
      <w:r w:rsidRPr="00414F81">
        <w:rPr>
          <w:rFonts w:ascii="Consolas" w:hAnsi="Consolas"/>
          <w:color w:val="BBDAFF"/>
          <w:sz w:val="21"/>
          <w:szCs w:val="21"/>
          <w:lang w:eastAsia="en-GB"/>
        </w:rPr>
        <w:t>(</w:t>
      </w:r>
      <w:proofErr w:type="spellStart"/>
      <w:r w:rsidRPr="00414F81">
        <w:rPr>
          <w:rFonts w:ascii="Consolas" w:hAnsi="Consolas"/>
          <w:color w:val="BBDAFF"/>
          <w:sz w:val="21"/>
          <w:szCs w:val="21"/>
          <w:lang w:eastAsia="en-GB"/>
        </w:rPr>
        <w:t>insert_stmt</w:t>
      </w:r>
      <w:proofErr w:type="spellEnd"/>
      <w:r w:rsidRPr="00414F81">
        <w:rPr>
          <w:rFonts w:ascii="Consolas" w:hAnsi="Consolas"/>
          <w:color w:val="BBDAFF"/>
          <w:sz w:val="21"/>
          <w:szCs w:val="21"/>
          <w:lang w:eastAsia="en-GB"/>
        </w:rPr>
        <w:t>, row)</w:t>
      </w:r>
    </w:p>
    <w:p w14:paraId="7B25748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connection.</w:t>
      </w:r>
      <w:r w:rsidRPr="00414F81">
        <w:rPr>
          <w:rFonts w:ascii="Consolas" w:hAnsi="Consolas"/>
          <w:color w:val="BBDAFF"/>
          <w:sz w:val="21"/>
          <w:szCs w:val="21"/>
          <w:lang w:eastAsia="en-GB"/>
        </w:rPr>
        <w:t>commit</w:t>
      </w:r>
      <w:proofErr w:type="spellEnd"/>
      <w:proofErr w:type="gramEnd"/>
      <w:r w:rsidRPr="00414F81">
        <w:rPr>
          <w:rFonts w:ascii="Consolas" w:hAnsi="Consolas"/>
          <w:color w:val="BBDAFF"/>
          <w:sz w:val="21"/>
          <w:szCs w:val="21"/>
          <w:lang w:eastAsia="en-GB"/>
        </w:rPr>
        <w:t>()</w:t>
      </w:r>
    </w:p>
    <w:p w14:paraId="66F4BC28"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except Error as e:</w:t>
      </w:r>
    </w:p>
    <w:p w14:paraId="55E32545"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proofErr w:type="gramStart"/>
      <w:r w:rsidRPr="00414F81">
        <w:rPr>
          <w:rFonts w:ascii="Consolas" w:hAnsi="Consolas"/>
          <w:color w:val="BBDAFF"/>
          <w:sz w:val="21"/>
          <w:szCs w:val="21"/>
          <w:lang w:eastAsia="en-GB"/>
        </w:rPr>
        <w:t>print(</w:t>
      </w:r>
      <w:proofErr w:type="spellStart"/>
      <w:proofErr w:type="gramEnd"/>
      <w:r w:rsidRPr="00414F81">
        <w:rPr>
          <w:rFonts w:ascii="Consolas" w:hAnsi="Consolas"/>
          <w:color w:val="D1F1A9"/>
          <w:sz w:val="21"/>
          <w:szCs w:val="21"/>
          <w:lang w:eastAsia="en-GB"/>
        </w:rPr>
        <w:t>f"Error</w:t>
      </w:r>
      <w:proofErr w:type="spellEnd"/>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w:t>
      </w:r>
      <w:r w:rsidRPr="00414F81">
        <w:rPr>
          <w:rFonts w:ascii="Consolas" w:hAnsi="Consolas"/>
          <w:color w:val="BBDAFF"/>
          <w:sz w:val="21"/>
          <w:szCs w:val="21"/>
          <w:lang w:eastAsia="en-GB"/>
        </w:rPr>
        <w:t>e</w:t>
      </w:r>
      <w:r w:rsidRPr="00414F81">
        <w:rPr>
          <w:rFonts w:ascii="Consolas" w:hAnsi="Consolas"/>
          <w:color w:val="FFC58F"/>
          <w:sz w:val="21"/>
          <w:szCs w:val="21"/>
          <w:lang w:eastAsia="en-GB"/>
        </w:rPr>
        <w:t>}</w:t>
      </w:r>
      <w:r w:rsidRPr="00414F81">
        <w:rPr>
          <w:rFonts w:ascii="Consolas" w:hAnsi="Consolas"/>
          <w:color w:val="D1F1A9"/>
          <w:sz w:val="21"/>
          <w:szCs w:val="21"/>
          <w:lang w:eastAsia="en-GB"/>
        </w:rPr>
        <w:t>"</w:t>
      </w:r>
      <w:r w:rsidRPr="00414F81">
        <w:rPr>
          <w:rFonts w:ascii="Consolas" w:hAnsi="Consolas"/>
          <w:color w:val="BBDAFF"/>
          <w:sz w:val="21"/>
          <w:szCs w:val="21"/>
          <w:lang w:eastAsia="en-GB"/>
        </w:rPr>
        <w:t>)</w:t>
      </w:r>
    </w:p>
    <w:p w14:paraId="0619A0A3"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finally:</w:t>
      </w:r>
    </w:p>
    <w:p w14:paraId="20343527"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if connection </w:t>
      </w:r>
      <w:r w:rsidRPr="00414F81">
        <w:rPr>
          <w:rFonts w:ascii="Consolas" w:hAnsi="Consolas"/>
          <w:color w:val="99FFFF"/>
          <w:sz w:val="21"/>
          <w:szCs w:val="21"/>
          <w:lang w:eastAsia="en-GB"/>
        </w:rPr>
        <w:t>and</w:t>
      </w:r>
      <w:r w:rsidRPr="00414F81">
        <w:rPr>
          <w:rFonts w:ascii="Consolas" w:hAnsi="Consolas"/>
          <w:color w:val="FFFFFF"/>
          <w:sz w:val="21"/>
          <w:szCs w:val="21"/>
          <w:lang w:eastAsia="en-GB"/>
        </w:rPr>
        <w:t xml:space="preserve"> </w:t>
      </w:r>
      <w:proofErr w:type="spellStart"/>
      <w:r w:rsidRPr="00414F81">
        <w:rPr>
          <w:rFonts w:ascii="Consolas" w:hAnsi="Consolas"/>
          <w:color w:val="FFFFFF"/>
          <w:sz w:val="21"/>
          <w:szCs w:val="21"/>
          <w:lang w:eastAsia="en-GB"/>
        </w:rPr>
        <w:t>connection.</w:t>
      </w:r>
      <w:r w:rsidRPr="00414F81">
        <w:rPr>
          <w:rFonts w:ascii="Consolas" w:hAnsi="Consolas"/>
          <w:color w:val="BBDAFF"/>
          <w:sz w:val="21"/>
          <w:szCs w:val="21"/>
          <w:lang w:eastAsia="en-GB"/>
        </w:rPr>
        <w:t>is_</w:t>
      </w:r>
      <w:proofErr w:type="gramStart"/>
      <w:r w:rsidRPr="00414F81">
        <w:rPr>
          <w:rFonts w:ascii="Consolas" w:hAnsi="Consolas"/>
          <w:color w:val="BBDAFF"/>
          <w:sz w:val="21"/>
          <w:szCs w:val="21"/>
          <w:lang w:eastAsia="en-GB"/>
        </w:rPr>
        <w:t>connected</w:t>
      </w:r>
      <w:proofErr w:type="spellEnd"/>
      <w:r w:rsidRPr="00414F81">
        <w:rPr>
          <w:rFonts w:ascii="Consolas" w:hAnsi="Consolas"/>
          <w:color w:val="BBDAFF"/>
          <w:sz w:val="21"/>
          <w:szCs w:val="21"/>
          <w:lang w:eastAsia="en-GB"/>
        </w:rPr>
        <w:t>(</w:t>
      </w:r>
      <w:proofErr w:type="gramEnd"/>
      <w:r w:rsidRPr="00414F81">
        <w:rPr>
          <w:rFonts w:ascii="Consolas" w:hAnsi="Consolas"/>
          <w:color w:val="BBDAFF"/>
          <w:sz w:val="21"/>
          <w:szCs w:val="21"/>
          <w:lang w:eastAsia="en-GB"/>
        </w:rPr>
        <w:t>)</w:t>
      </w:r>
      <w:r w:rsidRPr="00414F81">
        <w:rPr>
          <w:rFonts w:ascii="Consolas" w:hAnsi="Consolas"/>
          <w:color w:val="FFFFFF"/>
          <w:sz w:val="21"/>
          <w:szCs w:val="21"/>
          <w:lang w:eastAsia="en-GB"/>
        </w:rPr>
        <w:t>:</w:t>
      </w:r>
    </w:p>
    <w:p w14:paraId="0DE7EBE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cursor.</w:t>
      </w:r>
      <w:r w:rsidRPr="00414F81">
        <w:rPr>
          <w:rFonts w:ascii="Consolas" w:hAnsi="Consolas"/>
          <w:color w:val="BBDAFF"/>
          <w:sz w:val="21"/>
          <w:szCs w:val="21"/>
          <w:lang w:eastAsia="en-GB"/>
        </w:rPr>
        <w:t>close</w:t>
      </w:r>
      <w:proofErr w:type="spellEnd"/>
      <w:proofErr w:type="gramEnd"/>
      <w:r w:rsidRPr="00414F81">
        <w:rPr>
          <w:rFonts w:ascii="Consolas" w:hAnsi="Consolas"/>
          <w:color w:val="BBDAFF"/>
          <w:sz w:val="21"/>
          <w:szCs w:val="21"/>
          <w:lang w:eastAsia="en-GB"/>
        </w:rPr>
        <w:t>()</w:t>
      </w:r>
    </w:p>
    <w:p w14:paraId="155151B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proofErr w:type="spellStart"/>
      <w:proofErr w:type="gramStart"/>
      <w:r w:rsidRPr="00414F81">
        <w:rPr>
          <w:rFonts w:ascii="Consolas" w:hAnsi="Consolas"/>
          <w:color w:val="FFFFFF"/>
          <w:sz w:val="21"/>
          <w:szCs w:val="21"/>
          <w:lang w:eastAsia="en-GB"/>
        </w:rPr>
        <w:t>connection.</w:t>
      </w:r>
      <w:r w:rsidRPr="00414F81">
        <w:rPr>
          <w:rFonts w:ascii="Consolas" w:hAnsi="Consolas"/>
          <w:color w:val="BBDAFF"/>
          <w:sz w:val="21"/>
          <w:szCs w:val="21"/>
          <w:lang w:eastAsia="en-GB"/>
        </w:rPr>
        <w:t>close</w:t>
      </w:r>
      <w:proofErr w:type="spellEnd"/>
      <w:proofErr w:type="gramEnd"/>
      <w:r w:rsidRPr="00414F81">
        <w:rPr>
          <w:rFonts w:ascii="Consolas" w:hAnsi="Consolas"/>
          <w:color w:val="BBDAFF"/>
          <w:sz w:val="21"/>
          <w:szCs w:val="21"/>
          <w:lang w:eastAsia="en-GB"/>
        </w:rPr>
        <w:t>()</w:t>
      </w:r>
    </w:p>
    <w:p w14:paraId="7AE2C76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 xml:space="preserve">Setup of </w:t>
      </w:r>
      <w:r w:rsidRPr="00414F81">
        <w:rPr>
          <w:rFonts w:ascii="Consolas" w:hAnsi="Consolas"/>
          <w:color w:val="7285B7"/>
          <w:sz w:val="21"/>
          <w:szCs w:val="21"/>
          <w:lang w:eastAsia="en-GB"/>
        </w:rPr>
        <w:t>Google Sheets API</w:t>
      </w:r>
    </w:p>
    <w:p w14:paraId="26DAB620" w14:textId="77777777" w:rsidR="00D75675" w:rsidRPr="00D75675" w:rsidRDefault="00D75675" w:rsidP="00D75675">
      <w:pPr>
        <w:pStyle w:val="NormalWeb"/>
        <w:jc w:val="both"/>
        <w:rPr>
          <w:sz w:val="20"/>
          <w:szCs w:val="20"/>
        </w:rPr>
      </w:pPr>
    </w:p>
    <w:p w14:paraId="5B8365FF"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SCOPES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'https://www.googleapis.com/auth/spreadsheets.readonly'</w:t>
      </w:r>
      <w:r w:rsidRPr="00414F81">
        <w:rPr>
          <w:rFonts w:ascii="Consolas" w:hAnsi="Consolas"/>
          <w:color w:val="FFFFFF"/>
          <w:sz w:val="21"/>
          <w:szCs w:val="21"/>
          <w:lang w:eastAsia="en-GB"/>
        </w:rPr>
        <w:t>]</w:t>
      </w:r>
    </w:p>
    <w:p w14:paraId="5AECC60C"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48768F1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MySQL connection configuration</w:t>
      </w:r>
    </w:p>
    <w:p w14:paraId="075CC2FF"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mysql_config</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
    <w:p w14:paraId="0CB16F5B"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'user'</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proofErr w:type="spellStart"/>
      <w:r>
        <w:rPr>
          <w:rFonts w:ascii="Consolas" w:hAnsi="Consolas"/>
          <w:color w:val="D1F1A9"/>
          <w:sz w:val="21"/>
          <w:szCs w:val="21"/>
          <w:lang w:eastAsia="en-GB"/>
        </w:rPr>
        <w:t>georgieoloye</w:t>
      </w:r>
      <w:proofErr w:type="spellEnd"/>
      <w:r w:rsidRPr="00414F81">
        <w:rPr>
          <w:rFonts w:ascii="Consolas" w:hAnsi="Consolas"/>
          <w:color w:val="D1F1A9"/>
          <w:sz w:val="21"/>
          <w:szCs w:val="21"/>
          <w:lang w:eastAsia="en-GB"/>
        </w:rPr>
        <w:t>'</w:t>
      </w:r>
      <w:r w:rsidRPr="00414F81">
        <w:rPr>
          <w:rFonts w:ascii="Consolas" w:hAnsi="Consolas"/>
          <w:color w:val="FFFFFF"/>
          <w:sz w:val="21"/>
          <w:szCs w:val="21"/>
          <w:lang w:eastAsia="en-GB"/>
        </w:rPr>
        <w:t>,</w:t>
      </w:r>
    </w:p>
    <w:p w14:paraId="0E09AAD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'password'</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proofErr w:type="spellStart"/>
      <w:r>
        <w:rPr>
          <w:rFonts w:ascii="Consolas" w:hAnsi="Consolas"/>
          <w:color w:val="D1F1A9"/>
          <w:sz w:val="21"/>
          <w:szCs w:val="21"/>
          <w:lang w:eastAsia="en-GB"/>
        </w:rPr>
        <w:t>apakooloye</w:t>
      </w:r>
      <w:proofErr w:type="spellEnd"/>
      <w:r w:rsidRPr="00414F81">
        <w:rPr>
          <w:rFonts w:ascii="Consolas" w:hAnsi="Consolas"/>
          <w:color w:val="D1F1A9"/>
          <w:sz w:val="21"/>
          <w:szCs w:val="21"/>
          <w:lang w:eastAsia="en-GB"/>
        </w:rPr>
        <w:t>'</w:t>
      </w:r>
      <w:r w:rsidRPr="00414F81">
        <w:rPr>
          <w:rFonts w:ascii="Consolas" w:hAnsi="Consolas"/>
          <w:color w:val="FFFFFF"/>
          <w:sz w:val="21"/>
          <w:szCs w:val="21"/>
          <w:lang w:eastAsia="en-GB"/>
        </w:rPr>
        <w:t>,</w:t>
      </w:r>
    </w:p>
    <w:p w14:paraId="23EA9C3F"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'host'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historical-simulation-project1.cvu6w2msg3b3.us-east-1.rds.amazonaws.com</w:t>
      </w:r>
      <w:r w:rsidRPr="00414F81">
        <w:rPr>
          <w:rFonts w:ascii="Consolas" w:hAnsi="Consolas"/>
          <w:color w:val="FFFFFF"/>
          <w:sz w:val="21"/>
          <w:szCs w:val="21"/>
          <w:lang w:eastAsia="en-GB"/>
        </w:rPr>
        <w:t>,</w:t>
      </w:r>
    </w:p>
    <w:p w14:paraId="7A78D69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'database'</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r>
        <w:rPr>
          <w:rFonts w:ascii="Consolas" w:hAnsi="Consolas"/>
          <w:color w:val="D1F1A9"/>
          <w:sz w:val="21"/>
          <w:szCs w:val="21"/>
          <w:lang w:eastAsia="en-GB"/>
        </w:rPr>
        <w:t>EVENT_SIMULATION</w:t>
      </w:r>
      <w:r w:rsidRPr="00414F81">
        <w:rPr>
          <w:rFonts w:ascii="Consolas" w:hAnsi="Consolas"/>
          <w:color w:val="D1F1A9"/>
          <w:sz w:val="21"/>
          <w:szCs w:val="21"/>
          <w:lang w:eastAsia="en-GB"/>
        </w:rPr>
        <w:t>'</w:t>
      </w:r>
      <w:r w:rsidRPr="00414F81">
        <w:rPr>
          <w:rFonts w:ascii="Consolas" w:hAnsi="Consolas"/>
          <w:color w:val="FFFFFF"/>
          <w:sz w:val="21"/>
          <w:szCs w:val="21"/>
          <w:lang w:eastAsia="en-GB"/>
        </w:rPr>
        <w:t>,</w:t>
      </w:r>
    </w:p>
    <w:p w14:paraId="08CCE6B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proofErr w:type="spellStart"/>
      <w:proofErr w:type="gramStart"/>
      <w:r w:rsidRPr="00414F81">
        <w:rPr>
          <w:rFonts w:ascii="Consolas" w:hAnsi="Consolas"/>
          <w:color w:val="D1F1A9"/>
          <w:sz w:val="21"/>
          <w:szCs w:val="21"/>
          <w:lang w:eastAsia="en-GB"/>
        </w:rPr>
        <w:t>raise</w:t>
      </w:r>
      <w:proofErr w:type="gramEnd"/>
      <w:r w:rsidRPr="00414F81">
        <w:rPr>
          <w:rFonts w:ascii="Consolas" w:hAnsi="Consolas"/>
          <w:color w:val="D1F1A9"/>
          <w:sz w:val="21"/>
          <w:szCs w:val="21"/>
          <w:lang w:eastAsia="en-GB"/>
        </w:rPr>
        <w:t>_on_warnings</w:t>
      </w:r>
      <w:proofErr w:type="spellEnd"/>
      <w:r w:rsidRPr="00414F81">
        <w:rPr>
          <w:rFonts w:ascii="Consolas" w:hAnsi="Consolas"/>
          <w:color w:val="D1F1A9"/>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FFC58F"/>
          <w:sz w:val="21"/>
          <w:szCs w:val="21"/>
          <w:lang w:eastAsia="en-GB"/>
        </w:rPr>
        <w:t>True</w:t>
      </w:r>
    </w:p>
    <w:p w14:paraId="37BC23E5"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w:t>
      </w:r>
    </w:p>
    <w:p w14:paraId="47B9D61E"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3F58132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This fetches data from Location Form</w:t>
      </w:r>
    </w:p>
    <w:p w14:paraId="30E3288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lastRenderedPageBreak/>
        <w:t>location_form_sheet_id</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'1a2b3c4d5e6f7g8h9i0j'</w:t>
      </w:r>
      <w:r w:rsidRPr="00414F81">
        <w:rPr>
          <w:rFonts w:ascii="Consolas" w:hAnsi="Consolas"/>
          <w:color w:val="FFFFFF"/>
          <w:sz w:val="21"/>
          <w:szCs w:val="21"/>
          <w:lang w:eastAsia="en-GB"/>
        </w:rPr>
        <w:t xml:space="preserve">  </w:t>
      </w:r>
    </w:p>
    <w:p w14:paraId="15971585"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location_form_range</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'Sheet</w:t>
      </w:r>
      <w:proofErr w:type="gramStart"/>
      <w:r w:rsidRPr="00414F81">
        <w:rPr>
          <w:rFonts w:ascii="Consolas" w:hAnsi="Consolas"/>
          <w:color w:val="D1F1A9"/>
          <w:sz w:val="21"/>
          <w:szCs w:val="21"/>
          <w:lang w:eastAsia="en-GB"/>
        </w:rPr>
        <w:t>1!A</w:t>
      </w:r>
      <w:proofErr w:type="gramEnd"/>
      <w:r w:rsidRPr="00414F81">
        <w:rPr>
          <w:rFonts w:ascii="Consolas" w:hAnsi="Consolas"/>
          <w:color w:val="D1F1A9"/>
          <w:sz w:val="21"/>
          <w:szCs w:val="21"/>
          <w:lang w:eastAsia="en-GB"/>
        </w:rPr>
        <w:t>2:</w:t>
      </w:r>
      <w:r>
        <w:rPr>
          <w:rFonts w:ascii="Consolas" w:hAnsi="Consolas"/>
          <w:color w:val="D1F1A9"/>
          <w:sz w:val="21"/>
          <w:szCs w:val="21"/>
          <w:lang w:eastAsia="en-GB"/>
        </w:rPr>
        <w:t>K</w:t>
      </w:r>
      <w:r w:rsidRPr="00414F81">
        <w:rPr>
          <w:rFonts w:ascii="Consolas" w:hAnsi="Consolas"/>
          <w:color w:val="D1F1A9"/>
          <w:sz w:val="21"/>
          <w:szCs w:val="21"/>
          <w:lang w:eastAsia="en-GB"/>
        </w:rPr>
        <w:t>'</w:t>
      </w:r>
      <w:r w:rsidRPr="00414F81">
        <w:rPr>
          <w:rFonts w:ascii="Consolas" w:hAnsi="Consolas"/>
          <w:color w:val="FFFFFF"/>
          <w:sz w:val="21"/>
          <w:szCs w:val="21"/>
          <w:lang w:eastAsia="en-GB"/>
        </w:rPr>
        <w:t xml:space="preserve">  </w:t>
      </w:r>
    </w:p>
    <w:p w14:paraId="60214B8F"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location_data</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r w:rsidRPr="00414F81">
        <w:rPr>
          <w:rFonts w:ascii="Consolas" w:hAnsi="Consolas"/>
          <w:color w:val="BBDAFF"/>
          <w:sz w:val="21"/>
          <w:szCs w:val="21"/>
          <w:lang w:eastAsia="en-GB"/>
        </w:rPr>
        <w:t>fetch_data_from_</w:t>
      </w:r>
      <w:proofErr w:type="gramStart"/>
      <w:r w:rsidRPr="00414F81">
        <w:rPr>
          <w:rFonts w:ascii="Consolas" w:hAnsi="Consolas"/>
          <w:color w:val="BBDAFF"/>
          <w:sz w:val="21"/>
          <w:szCs w:val="21"/>
          <w:lang w:eastAsia="en-GB"/>
        </w:rPr>
        <w:t>sheet</w:t>
      </w:r>
      <w:proofErr w:type="spellEnd"/>
      <w:r w:rsidRPr="00414F81">
        <w:rPr>
          <w:rFonts w:ascii="Consolas" w:hAnsi="Consolas"/>
          <w:color w:val="BBDAFF"/>
          <w:sz w:val="21"/>
          <w:szCs w:val="21"/>
          <w:lang w:eastAsia="en-GB"/>
        </w:rPr>
        <w:t>(</w:t>
      </w:r>
      <w:proofErr w:type="spellStart"/>
      <w:proofErr w:type="gramEnd"/>
      <w:r w:rsidRPr="00414F81">
        <w:rPr>
          <w:rFonts w:ascii="Consolas" w:hAnsi="Consolas"/>
          <w:color w:val="BBDAFF"/>
          <w:sz w:val="21"/>
          <w:szCs w:val="21"/>
          <w:lang w:eastAsia="en-GB"/>
        </w:rPr>
        <w:t>location_form_sheet_id</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location_form_range</w:t>
      </w:r>
      <w:proofErr w:type="spellEnd"/>
      <w:r w:rsidRPr="00414F81">
        <w:rPr>
          <w:rFonts w:ascii="Consolas" w:hAnsi="Consolas"/>
          <w:color w:val="BBDAFF"/>
          <w:sz w:val="21"/>
          <w:szCs w:val="21"/>
          <w:lang w:eastAsia="en-GB"/>
        </w:rPr>
        <w:t>)</w:t>
      </w:r>
    </w:p>
    <w:p w14:paraId="785C8849"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10E54279"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 xml:space="preserve">This </w:t>
      </w:r>
      <w:r w:rsidRPr="00414F81">
        <w:rPr>
          <w:rFonts w:ascii="Consolas" w:hAnsi="Consolas"/>
          <w:color w:val="7285B7"/>
          <w:sz w:val="21"/>
          <w:szCs w:val="21"/>
          <w:lang w:eastAsia="en-GB"/>
        </w:rPr>
        <w:t xml:space="preserve">SQL INSERT statement </w:t>
      </w:r>
      <w:r>
        <w:rPr>
          <w:rFonts w:ascii="Consolas" w:hAnsi="Consolas"/>
          <w:color w:val="7285B7"/>
          <w:sz w:val="21"/>
          <w:szCs w:val="21"/>
          <w:lang w:eastAsia="en-GB"/>
        </w:rPr>
        <w:t>is for the Location Table</w:t>
      </w:r>
    </w:p>
    <w:p w14:paraId="4633C97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location_insert_stmt</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
    <w:p w14:paraId="4BC3B157"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 xml:space="preserve">"INSERT INTO </w:t>
      </w:r>
      <w:proofErr w:type="spellStart"/>
      <w:r w:rsidRPr="00414F81">
        <w:rPr>
          <w:rFonts w:ascii="Consolas" w:hAnsi="Consolas"/>
          <w:color w:val="D1F1A9"/>
          <w:sz w:val="21"/>
          <w:szCs w:val="21"/>
          <w:lang w:eastAsia="en-GB"/>
        </w:rPr>
        <w:t>location_table</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historical_event</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route_id</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location_name</w:t>
      </w:r>
      <w:proofErr w:type="spellEnd"/>
      <w:r w:rsidRPr="00414F81">
        <w:rPr>
          <w:rFonts w:ascii="Consolas" w:hAnsi="Consolas"/>
          <w:color w:val="D1F1A9"/>
          <w:sz w:val="21"/>
          <w:szCs w:val="21"/>
          <w:lang w:eastAsia="en-GB"/>
        </w:rPr>
        <w:t>, latitude, longitude, "</w:t>
      </w:r>
    </w:p>
    <w:p w14:paraId="2D7746C6"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proofErr w:type="spellStart"/>
      <w:proofErr w:type="gramStart"/>
      <w:r w:rsidRPr="00414F81">
        <w:rPr>
          <w:rFonts w:ascii="Consolas" w:hAnsi="Consolas"/>
          <w:color w:val="D1F1A9"/>
          <w:sz w:val="21"/>
          <w:szCs w:val="21"/>
          <w:lang w:eastAsia="en-GB"/>
        </w:rPr>
        <w:t>key</w:t>
      </w:r>
      <w:proofErr w:type="gramEnd"/>
      <w:r w:rsidRPr="00414F81">
        <w:rPr>
          <w:rFonts w:ascii="Consolas" w:hAnsi="Consolas"/>
          <w:color w:val="D1F1A9"/>
          <w:sz w:val="21"/>
          <w:szCs w:val="21"/>
          <w:lang w:eastAsia="en-GB"/>
        </w:rPr>
        <w:t>_event_notes</w:t>
      </w:r>
      <w:proofErr w:type="spellEnd"/>
      <w:r w:rsidRPr="00414F81">
        <w:rPr>
          <w:rFonts w:ascii="Consolas" w:hAnsi="Consolas"/>
          <w:color w:val="D1F1A9"/>
          <w:sz w:val="21"/>
          <w:szCs w:val="21"/>
          <w:lang w:eastAsia="en-GB"/>
        </w:rPr>
        <w:t>, time, year, month, day) "</w:t>
      </w:r>
    </w:p>
    <w:p w14:paraId="53E2F08C"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"VALUES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w:t>
      </w:r>
    </w:p>
    <w:p w14:paraId="443303CD"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w:t>
      </w:r>
    </w:p>
    <w:p w14:paraId="74259A4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619B6DB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Insert</w:t>
      </w:r>
      <w:r>
        <w:rPr>
          <w:rFonts w:ascii="Consolas" w:hAnsi="Consolas"/>
          <w:color w:val="7285B7"/>
          <w:sz w:val="21"/>
          <w:szCs w:val="21"/>
          <w:lang w:eastAsia="en-GB"/>
        </w:rPr>
        <w:t>s</w:t>
      </w:r>
      <w:r w:rsidRPr="00414F81">
        <w:rPr>
          <w:rFonts w:ascii="Consolas" w:hAnsi="Consolas"/>
          <w:color w:val="7285B7"/>
          <w:sz w:val="21"/>
          <w:szCs w:val="21"/>
          <w:lang w:eastAsia="en-GB"/>
        </w:rPr>
        <w:t xml:space="preserve"> data into the </w:t>
      </w:r>
      <w:r>
        <w:rPr>
          <w:rFonts w:ascii="Consolas" w:hAnsi="Consolas"/>
          <w:color w:val="7285B7"/>
          <w:sz w:val="21"/>
          <w:szCs w:val="21"/>
          <w:lang w:eastAsia="en-GB"/>
        </w:rPr>
        <w:t>Location</w:t>
      </w:r>
      <w:r w:rsidRPr="00414F81">
        <w:rPr>
          <w:rFonts w:ascii="Consolas" w:hAnsi="Consolas"/>
          <w:color w:val="7285B7"/>
          <w:sz w:val="21"/>
          <w:szCs w:val="21"/>
          <w:lang w:eastAsia="en-GB"/>
        </w:rPr>
        <w:t xml:space="preserve"> table</w:t>
      </w:r>
    </w:p>
    <w:p w14:paraId="22CD68BD"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BBDAFF"/>
          <w:sz w:val="21"/>
          <w:szCs w:val="21"/>
          <w:lang w:eastAsia="en-GB"/>
        </w:rPr>
        <w:t>insert_data_into_</w:t>
      </w:r>
      <w:proofErr w:type="gramStart"/>
      <w:r w:rsidRPr="00414F81">
        <w:rPr>
          <w:rFonts w:ascii="Consolas" w:hAnsi="Consolas"/>
          <w:color w:val="BBDAFF"/>
          <w:sz w:val="21"/>
          <w:szCs w:val="21"/>
          <w:lang w:eastAsia="en-GB"/>
        </w:rPr>
        <w:t>mysql</w:t>
      </w:r>
      <w:proofErr w:type="spellEnd"/>
      <w:r w:rsidRPr="00414F81">
        <w:rPr>
          <w:rFonts w:ascii="Consolas" w:hAnsi="Consolas"/>
          <w:color w:val="BBDAFF"/>
          <w:sz w:val="21"/>
          <w:szCs w:val="21"/>
          <w:lang w:eastAsia="en-GB"/>
        </w:rPr>
        <w:t>(</w:t>
      </w:r>
      <w:proofErr w:type="spellStart"/>
      <w:proofErr w:type="gramEnd"/>
      <w:r w:rsidRPr="00414F81">
        <w:rPr>
          <w:rFonts w:ascii="Consolas" w:hAnsi="Consolas"/>
          <w:color w:val="BBDAFF"/>
          <w:sz w:val="21"/>
          <w:szCs w:val="21"/>
          <w:lang w:eastAsia="en-GB"/>
        </w:rPr>
        <w:t>mysql_config</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location_insert_stmt</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location_data</w:t>
      </w:r>
      <w:proofErr w:type="spellEnd"/>
      <w:r w:rsidRPr="00414F81">
        <w:rPr>
          <w:rFonts w:ascii="Consolas" w:hAnsi="Consolas"/>
          <w:color w:val="BBDAFF"/>
          <w:sz w:val="21"/>
          <w:szCs w:val="21"/>
          <w:lang w:eastAsia="en-GB"/>
        </w:rPr>
        <w:t>)</w:t>
      </w:r>
    </w:p>
    <w:p w14:paraId="3D37F147"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263009BC"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This F</w:t>
      </w:r>
      <w:r w:rsidRPr="00414F81">
        <w:rPr>
          <w:rFonts w:ascii="Consolas" w:hAnsi="Consolas"/>
          <w:color w:val="7285B7"/>
          <w:sz w:val="21"/>
          <w:szCs w:val="21"/>
          <w:lang w:eastAsia="en-GB"/>
        </w:rPr>
        <w:t>etch</w:t>
      </w:r>
      <w:r>
        <w:rPr>
          <w:rFonts w:ascii="Consolas" w:hAnsi="Consolas"/>
          <w:color w:val="7285B7"/>
          <w:sz w:val="21"/>
          <w:szCs w:val="21"/>
          <w:lang w:eastAsia="en-GB"/>
        </w:rPr>
        <w:t>es</w:t>
      </w:r>
      <w:r w:rsidRPr="00414F81">
        <w:rPr>
          <w:rFonts w:ascii="Consolas" w:hAnsi="Consolas"/>
          <w:color w:val="7285B7"/>
          <w:sz w:val="21"/>
          <w:szCs w:val="21"/>
          <w:lang w:eastAsia="en-GB"/>
        </w:rPr>
        <w:t xml:space="preserve"> data for the </w:t>
      </w:r>
      <w:proofErr w:type="spellStart"/>
      <w:r>
        <w:rPr>
          <w:rFonts w:ascii="Consolas" w:hAnsi="Consolas"/>
          <w:color w:val="7285B7"/>
          <w:sz w:val="21"/>
          <w:szCs w:val="21"/>
          <w:lang w:eastAsia="en-GB"/>
        </w:rPr>
        <w:t>ObjectAndEffect</w:t>
      </w:r>
      <w:proofErr w:type="spellEnd"/>
      <w:r w:rsidRPr="00414F81">
        <w:rPr>
          <w:rFonts w:ascii="Consolas" w:hAnsi="Consolas"/>
          <w:color w:val="7285B7"/>
          <w:sz w:val="21"/>
          <w:szCs w:val="21"/>
          <w:lang w:eastAsia="en-GB"/>
        </w:rPr>
        <w:t xml:space="preserve"> form</w:t>
      </w:r>
    </w:p>
    <w:p w14:paraId="1BF23C1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object_effect_form_sheet_id</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'0j9i8h7g6f5e4d3c2b1a'</w:t>
      </w:r>
      <w:r w:rsidRPr="00414F81">
        <w:rPr>
          <w:rFonts w:ascii="Consolas" w:hAnsi="Consolas"/>
          <w:color w:val="FFFFFF"/>
          <w:sz w:val="21"/>
          <w:szCs w:val="21"/>
          <w:lang w:eastAsia="en-GB"/>
        </w:rPr>
        <w:t xml:space="preserve">  </w:t>
      </w:r>
    </w:p>
    <w:p w14:paraId="36F78962"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object_effect_form_range</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'Sheet</w:t>
      </w:r>
      <w:proofErr w:type="gramStart"/>
      <w:r w:rsidRPr="00414F81">
        <w:rPr>
          <w:rFonts w:ascii="Consolas" w:hAnsi="Consolas"/>
          <w:color w:val="D1F1A9"/>
          <w:sz w:val="21"/>
          <w:szCs w:val="21"/>
          <w:lang w:eastAsia="en-GB"/>
        </w:rPr>
        <w:t>1!A</w:t>
      </w:r>
      <w:proofErr w:type="gramEnd"/>
      <w:r w:rsidRPr="00414F81">
        <w:rPr>
          <w:rFonts w:ascii="Consolas" w:hAnsi="Consolas"/>
          <w:color w:val="D1F1A9"/>
          <w:sz w:val="21"/>
          <w:szCs w:val="21"/>
          <w:lang w:eastAsia="en-GB"/>
        </w:rPr>
        <w:t>2:</w:t>
      </w:r>
      <w:r>
        <w:rPr>
          <w:rFonts w:ascii="Consolas" w:hAnsi="Consolas"/>
          <w:color w:val="D1F1A9"/>
          <w:sz w:val="21"/>
          <w:szCs w:val="21"/>
          <w:lang w:eastAsia="en-GB"/>
        </w:rPr>
        <w:t>M</w:t>
      </w:r>
      <w:r w:rsidRPr="00414F81">
        <w:rPr>
          <w:rFonts w:ascii="Consolas" w:hAnsi="Consolas"/>
          <w:color w:val="D1F1A9"/>
          <w:sz w:val="21"/>
          <w:szCs w:val="21"/>
          <w:lang w:eastAsia="en-GB"/>
        </w:rPr>
        <w:t>'</w:t>
      </w:r>
      <w:r w:rsidRPr="00414F81">
        <w:rPr>
          <w:rFonts w:ascii="Consolas" w:hAnsi="Consolas"/>
          <w:color w:val="FFFFFF"/>
          <w:sz w:val="21"/>
          <w:szCs w:val="21"/>
          <w:lang w:eastAsia="en-GB"/>
        </w:rPr>
        <w:t xml:space="preserve">  </w:t>
      </w:r>
    </w:p>
    <w:p w14:paraId="3F91EF4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object_effect_data</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roofErr w:type="spellStart"/>
      <w:r w:rsidRPr="00414F81">
        <w:rPr>
          <w:rFonts w:ascii="Consolas" w:hAnsi="Consolas"/>
          <w:color w:val="BBDAFF"/>
          <w:sz w:val="21"/>
          <w:szCs w:val="21"/>
          <w:lang w:eastAsia="en-GB"/>
        </w:rPr>
        <w:t>fetch_data_from_</w:t>
      </w:r>
      <w:proofErr w:type="gramStart"/>
      <w:r w:rsidRPr="00414F81">
        <w:rPr>
          <w:rFonts w:ascii="Consolas" w:hAnsi="Consolas"/>
          <w:color w:val="BBDAFF"/>
          <w:sz w:val="21"/>
          <w:szCs w:val="21"/>
          <w:lang w:eastAsia="en-GB"/>
        </w:rPr>
        <w:t>sheet</w:t>
      </w:r>
      <w:proofErr w:type="spellEnd"/>
      <w:r w:rsidRPr="00414F81">
        <w:rPr>
          <w:rFonts w:ascii="Consolas" w:hAnsi="Consolas"/>
          <w:color w:val="BBDAFF"/>
          <w:sz w:val="21"/>
          <w:szCs w:val="21"/>
          <w:lang w:eastAsia="en-GB"/>
        </w:rPr>
        <w:t>(</w:t>
      </w:r>
      <w:proofErr w:type="spellStart"/>
      <w:proofErr w:type="gramEnd"/>
      <w:r w:rsidRPr="00414F81">
        <w:rPr>
          <w:rFonts w:ascii="Consolas" w:hAnsi="Consolas"/>
          <w:color w:val="BBDAFF"/>
          <w:sz w:val="21"/>
          <w:szCs w:val="21"/>
          <w:lang w:eastAsia="en-GB"/>
        </w:rPr>
        <w:t>object_effect_form_sheet_id</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object_effect_form_range</w:t>
      </w:r>
      <w:proofErr w:type="spellEnd"/>
      <w:r w:rsidRPr="00414F81">
        <w:rPr>
          <w:rFonts w:ascii="Consolas" w:hAnsi="Consolas"/>
          <w:color w:val="BBDAFF"/>
          <w:sz w:val="21"/>
          <w:szCs w:val="21"/>
          <w:lang w:eastAsia="en-GB"/>
        </w:rPr>
        <w:t>)</w:t>
      </w:r>
    </w:p>
    <w:p w14:paraId="5C94E69B"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575FBF85"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 xml:space="preserve">The </w:t>
      </w:r>
      <w:r w:rsidRPr="00414F81">
        <w:rPr>
          <w:rFonts w:ascii="Consolas" w:hAnsi="Consolas"/>
          <w:color w:val="7285B7"/>
          <w:sz w:val="21"/>
          <w:szCs w:val="21"/>
          <w:lang w:eastAsia="en-GB"/>
        </w:rPr>
        <w:t>SQL INSERT statement for the</w:t>
      </w:r>
      <w:r>
        <w:rPr>
          <w:rFonts w:ascii="Consolas" w:hAnsi="Consolas"/>
          <w:color w:val="7285B7"/>
          <w:sz w:val="21"/>
          <w:szCs w:val="21"/>
          <w:lang w:eastAsia="en-GB"/>
        </w:rPr>
        <w:t xml:space="preserve"> </w:t>
      </w:r>
      <w:proofErr w:type="spellStart"/>
      <w:r>
        <w:rPr>
          <w:rFonts w:ascii="Consolas" w:hAnsi="Consolas"/>
          <w:color w:val="7285B7"/>
          <w:sz w:val="21"/>
          <w:szCs w:val="21"/>
          <w:lang w:eastAsia="en-GB"/>
        </w:rPr>
        <w:t>ObjectAndEffectTable</w:t>
      </w:r>
      <w:proofErr w:type="spellEnd"/>
    </w:p>
    <w:p w14:paraId="0F432AC9"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sidRPr="00414F81">
        <w:rPr>
          <w:rFonts w:ascii="Consolas" w:hAnsi="Consolas"/>
          <w:color w:val="FFFFFF"/>
          <w:sz w:val="21"/>
          <w:szCs w:val="21"/>
          <w:lang w:eastAsia="en-GB"/>
        </w:rPr>
        <w:t>object_effect_insert_stmt</w:t>
      </w:r>
      <w:proofErr w:type="spellEnd"/>
      <w:r w:rsidRPr="00414F81">
        <w:rPr>
          <w:rFonts w:ascii="Consolas" w:hAnsi="Consolas"/>
          <w:color w:val="FFFFFF"/>
          <w:sz w:val="21"/>
          <w:szCs w:val="21"/>
          <w:lang w:eastAsia="en-GB"/>
        </w:rPr>
        <w:t xml:space="preserve"> </w:t>
      </w:r>
      <w:r w:rsidRPr="00414F81">
        <w:rPr>
          <w:rFonts w:ascii="Consolas" w:hAnsi="Consolas"/>
          <w:color w:val="99FFFF"/>
          <w:sz w:val="21"/>
          <w:szCs w:val="21"/>
          <w:lang w:eastAsia="en-GB"/>
        </w:rPr>
        <w:t>=</w:t>
      </w:r>
      <w:r w:rsidRPr="00414F81">
        <w:rPr>
          <w:rFonts w:ascii="Consolas" w:hAnsi="Consolas"/>
          <w:color w:val="FFFFFF"/>
          <w:sz w:val="21"/>
          <w:szCs w:val="21"/>
          <w:lang w:eastAsia="en-GB"/>
        </w:rPr>
        <w:t xml:space="preserve"> (</w:t>
      </w:r>
    </w:p>
    <w:p w14:paraId="1ECD0FDA"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 xml:space="preserve">"INSERT INTO </w:t>
      </w:r>
      <w:proofErr w:type="spellStart"/>
      <w:r>
        <w:rPr>
          <w:rFonts w:ascii="Consolas" w:hAnsi="Consolas"/>
          <w:color w:val="D1F1A9"/>
          <w:sz w:val="21"/>
          <w:szCs w:val="21"/>
          <w:lang w:eastAsia="en-GB"/>
        </w:rPr>
        <w:t>ObjectAndEffect_table</w:t>
      </w:r>
      <w:proofErr w:type="spellEnd"/>
      <w:r>
        <w:rPr>
          <w:rFonts w:ascii="Consolas" w:hAnsi="Consolas"/>
          <w:color w:val="D1F1A9"/>
          <w:sz w:val="21"/>
          <w:szCs w:val="21"/>
          <w:lang w:eastAsia="en-GB"/>
        </w:rPr>
        <w:t xml:space="preserve"> </w:t>
      </w:r>
      <w:r w:rsidRPr="00414F81">
        <w:rPr>
          <w:rFonts w:ascii="Consolas" w:hAnsi="Consolas"/>
          <w:color w:val="D1F1A9"/>
          <w:sz w:val="21"/>
          <w:szCs w:val="21"/>
          <w:lang w:eastAsia="en-GB"/>
        </w:rPr>
        <w:t>(</w:t>
      </w:r>
      <w:proofErr w:type="spellStart"/>
      <w:r w:rsidRPr="00414F81">
        <w:rPr>
          <w:rFonts w:ascii="Consolas" w:hAnsi="Consolas"/>
          <w:color w:val="D1F1A9"/>
          <w:sz w:val="21"/>
          <w:szCs w:val="21"/>
          <w:lang w:eastAsia="en-GB"/>
        </w:rPr>
        <w:t>event_name</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route_id</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object_name</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object_id</w:t>
      </w:r>
      <w:proofErr w:type="spellEnd"/>
      <w:r w:rsidRPr="00414F81">
        <w:rPr>
          <w:rFonts w:ascii="Consolas" w:hAnsi="Consolas"/>
          <w:color w:val="D1F1A9"/>
          <w:sz w:val="21"/>
          <w:szCs w:val="21"/>
          <w:lang w:eastAsia="en-GB"/>
        </w:rPr>
        <w:t>, "</w:t>
      </w:r>
    </w:p>
    <w:p w14:paraId="3BE5E5D4"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w:t>
      </w:r>
      <w:proofErr w:type="gramStart"/>
      <w:r w:rsidRPr="00414F81">
        <w:rPr>
          <w:rFonts w:ascii="Consolas" w:hAnsi="Consolas"/>
          <w:color w:val="D1F1A9"/>
          <w:sz w:val="21"/>
          <w:szCs w:val="21"/>
          <w:lang w:eastAsia="en-GB"/>
        </w:rPr>
        <w:t>latitude</w:t>
      </w:r>
      <w:proofErr w:type="gramEnd"/>
      <w:r w:rsidRPr="00414F81">
        <w:rPr>
          <w:rFonts w:ascii="Consolas" w:hAnsi="Consolas"/>
          <w:color w:val="D1F1A9"/>
          <w:sz w:val="21"/>
          <w:szCs w:val="21"/>
          <w:lang w:eastAsia="en-GB"/>
        </w:rPr>
        <w:t xml:space="preserve">, longitude, time, action, </w:t>
      </w:r>
      <w:proofErr w:type="spellStart"/>
      <w:r w:rsidRPr="00414F81">
        <w:rPr>
          <w:rFonts w:ascii="Consolas" w:hAnsi="Consolas"/>
          <w:color w:val="D1F1A9"/>
          <w:sz w:val="21"/>
          <w:szCs w:val="21"/>
          <w:lang w:eastAsia="en-GB"/>
        </w:rPr>
        <w:t>key_effect</w:t>
      </w:r>
      <w:proofErr w:type="spellEnd"/>
      <w:r w:rsidRPr="00414F81">
        <w:rPr>
          <w:rFonts w:ascii="Consolas" w:hAnsi="Consolas"/>
          <w:color w:val="D1F1A9"/>
          <w:sz w:val="21"/>
          <w:szCs w:val="21"/>
          <w:lang w:eastAsia="en-GB"/>
        </w:rPr>
        <w:t xml:space="preserve">, </w:t>
      </w:r>
      <w:proofErr w:type="spellStart"/>
      <w:r w:rsidRPr="00414F81">
        <w:rPr>
          <w:rFonts w:ascii="Consolas" w:hAnsi="Consolas"/>
          <w:color w:val="D1F1A9"/>
          <w:sz w:val="21"/>
          <w:szCs w:val="21"/>
          <w:lang w:eastAsia="en-GB"/>
        </w:rPr>
        <w:t>coun</w:t>
      </w:r>
      <w:r>
        <w:rPr>
          <w:rFonts w:ascii="Consolas" w:hAnsi="Consolas"/>
          <w:color w:val="D1F1A9"/>
          <w:sz w:val="21"/>
          <w:szCs w:val="21"/>
          <w:lang w:eastAsia="en-GB"/>
        </w:rPr>
        <w:t>tryEnroute</w:t>
      </w:r>
      <w:proofErr w:type="spellEnd"/>
      <w:r w:rsidRPr="00414F81">
        <w:rPr>
          <w:rFonts w:ascii="Consolas" w:hAnsi="Consolas"/>
          <w:color w:val="D1F1A9"/>
          <w:sz w:val="21"/>
          <w:szCs w:val="21"/>
          <w:lang w:eastAsia="en-GB"/>
        </w:rPr>
        <w:t>) "</w:t>
      </w:r>
    </w:p>
    <w:p w14:paraId="7DAEC25D"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 xml:space="preserve">    </w:t>
      </w:r>
      <w:r w:rsidRPr="00414F81">
        <w:rPr>
          <w:rFonts w:ascii="Consolas" w:hAnsi="Consolas"/>
          <w:color w:val="D1F1A9"/>
          <w:sz w:val="21"/>
          <w:szCs w:val="21"/>
          <w:lang w:eastAsia="en-GB"/>
        </w:rPr>
        <w:t>"VALUES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 xml:space="preserve">, </w:t>
      </w:r>
      <w:r w:rsidRPr="00414F81">
        <w:rPr>
          <w:rFonts w:ascii="Consolas" w:hAnsi="Consolas"/>
          <w:color w:val="FFC58F"/>
          <w:sz w:val="21"/>
          <w:szCs w:val="21"/>
          <w:lang w:eastAsia="en-GB"/>
        </w:rPr>
        <w:t>%s</w:t>
      </w:r>
      <w:r w:rsidRPr="00414F81">
        <w:rPr>
          <w:rFonts w:ascii="Consolas" w:hAnsi="Consolas"/>
          <w:color w:val="D1F1A9"/>
          <w:sz w:val="21"/>
          <w:szCs w:val="21"/>
          <w:lang w:eastAsia="en-GB"/>
        </w:rPr>
        <w:t>)"</w:t>
      </w:r>
    </w:p>
    <w:p w14:paraId="34636D83"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r w:rsidRPr="00414F81">
        <w:rPr>
          <w:rFonts w:ascii="Consolas" w:hAnsi="Consolas"/>
          <w:color w:val="FFFFFF"/>
          <w:sz w:val="21"/>
          <w:szCs w:val="21"/>
          <w:lang w:eastAsia="en-GB"/>
        </w:rPr>
        <w:t>)</w:t>
      </w:r>
    </w:p>
    <w:p w14:paraId="656CFAA7"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20D8BE20" w14:textId="77777777" w:rsidR="00D75675" w:rsidRPr="00414F81" w:rsidRDefault="00D75675" w:rsidP="00D75675">
      <w:pPr>
        <w:shd w:val="clear" w:color="auto" w:fill="002451"/>
        <w:spacing w:line="285" w:lineRule="atLeast"/>
        <w:jc w:val="left"/>
        <w:rPr>
          <w:rFonts w:ascii="Consolas" w:hAnsi="Consolas"/>
          <w:color w:val="BBDAFF"/>
          <w:sz w:val="21"/>
          <w:szCs w:val="21"/>
          <w:lang w:eastAsia="en-GB"/>
        </w:rPr>
      </w:pPr>
      <w:r w:rsidRPr="00414F81">
        <w:rPr>
          <w:rFonts w:ascii="Consolas" w:hAnsi="Consolas"/>
          <w:color w:val="7285B7"/>
          <w:sz w:val="21"/>
          <w:szCs w:val="21"/>
          <w:lang w:eastAsia="en-GB"/>
        </w:rPr>
        <w:t xml:space="preserve"># </w:t>
      </w:r>
      <w:r>
        <w:rPr>
          <w:rFonts w:ascii="Consolas" w:hAnsi="Consolas"/>
          <w:color w:val="7285B7"/>
          <w:sz w:val="21"/>
          <w:szCs w:val="21"/>
          <w:lang w:eastAsia="en-GB"/>
        </w:rPr>
        <w:t xml:space="preserve">This inserts data into </w:t>
      </w:r>
      <w:proofErr w:type="spellStart"/>
      <w:r>
        <w:rPr>
          <w:rFonts w:ascii="Consolas" w:hAnsi="Consolas"/>
          <w:color w:val="7285B7"/>
          <w:sz w:val="21"/>
          <w:szCs w:val="21"/>
          <w:lang w:eastAsia="en-GB"/>
        </w:rPr>
        <w:t>ObjectAndEffect</w:t>
      </w:r>
      <w:proofErr w:type="spellEnd"/>
      <w:r>
        <w:rPr>
          <w:rFonts w:ascii="Consolas" w:hAnsi="Consolas"/>
          <w:color w:val="7285B7"/>
          <w:sz w:val="21"/>
          <w:szCs w:val="21"/>
          <w:lang w:eastAsia="en-GB"/>
        </w:rPr>
        <w:t xml:space="preserve"> Table</w:t>
      </w:r>
    </w:p>
    <w:p w14:paraId="360282DB"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roofErr w:type="spellStart"/>
      <w:r>
        <w:rPr>
          <w:rFonts w:ascii="Consolas" w:hAnsi="Consolas"/>
          <w:color w:val="BBDAFF"/>
          <w:sz w:val="21"/>
          <w:szCs w:val="21"/>
          <w:lang w:eastAsia="en-GB"/>
        </w:rPr>
        <w:t>I</w:t>
      </w:r>
      <w:r w:rsidRPr="00414F81">
        <w:rPr>
          <w:rFonts w:ascii="Consolas" w:hAnsi="Consolas"/>
          <w:color w:val="BBDAFF"/>
          <w:sz w:val="21"/>
          <w:szCs w:val="21"/>
          <w:lang w:eastAsia="en-GB"/>
        </w:rPr>
        <w:t>nsert_data_into_</w:t>
      </w:r>
      <w:proofErr w:type="gramStart"/>
      <w:r w:rsidRPr="00414F81">
        <w:rPr>
          <w:rFonts w:ascii="Consolas" w:hAnsi="Consolas"/>
          <w:color w:val="BBDAFF"/>
          <w:sz w:val="21"/>
          <w:szCs w:val="21"/>
          <w:lang w:eastAsia="en-GB"/>
        </w:rPr>
        <w:t>mysql</w:t>
      </w:r>
      <w:proofErr w:type="spellEnd"/>
      <w:r w:rsidRPr="00414F81">
        <w:rPr>
          <w:rFonts w:ascii="Consolas" w:hAnsi="Consolas"/>
          <w:color w:val="BBDAFF"/>
          <w:sz w:val="21"/>
          <w:szCs w:val="21"/>
          <w:lang w:eastAsia="en-GB"/>
        </w:rPr>
        <w:t>(</w:t>
      </w:r>
      <w:proofErr w:type="spellStart"/>
      <w:proofErr w:type="gramEnd"/>
      <w:r w:rsidRPr="00414F81">
        <w:rPr>
          <w:rFonts w:ascii="Consolas" w:hAnsi="Consolas"/>
          <w:color w:val="BBDAFF"/>
          <w:sz w:val="21"/>
          <w:szCs w:val="21"/>
          <w:lang w:eastAsia="en-GB"/>
        </w:rPr>
        <w:t>mysql_config</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object_effect_insert_stmt</w:t>
      </w:r>
      <w:proofErr w:type="spellEnd"/>
      <w:r w:rsidRPr="00414F81">
        <w:rPr>
          <w:rFonts w:ascii="Consolas" w:hAnsi="Consolas"/>
          <w:color w:val="BBDAFF"/>
          <w:sz w:val="21"/>
          <w:szCs w:val="21"/>
          <w:lang w:eastAsia="en-GB"/>
        </w:rPr>
        <w:t xml:space="preserve">, </w:t>
      </w:r>
      <w:proofErr w:type="spellStart"/>
      <w:r w:rsidRPr="00414F81">
        <w:rPr>
          <w:rFonts w:ascii="Consolas" w:hAnsi="Consolas"/>
          <w:color w:val="BBDAFF"/>
          <w:sz w:val="21"/>
          <w:szCs w:val="21"/>
          <w:lang w:eastAsia="en-GB"/>
        </w:rPr>
        <w:t>object_effect_data</w:t>
      </w:r>
      <w:proofErr w:type="spellEnd"/>
      <w:r w:rsidRPr="00414F81">
        <w:rPr>
          <w:rFonts w:ascii="Consolas" w:hAnsi="Consolas"/>
          <w:color w:val="BBDAFF"/>
          <w:sz w:val="21"/>
          <w:szCs w:val="21"/>
          <w:lang w:eastAsia="en-GB"/>
        </w:rPr>
        <w:t>)</w:t>
      </w:r>
    </w:p>
    <w:p w14:paraId="1962CC00" w14:textId="77777777" w:rsidR="00D75675" w:rsidRPr="00414F81" w:rsidRDefault="00D75675" w:rsidP="00D75675">
      <w:pPr>
        <w:shd w:val="clear" w:color="auto" w:fill="002451"/>
        <w:spacing w:line="285" w:lineRule="atLeast"/>
        <w:jc w:val="left"/>
        <w:rPr>
          <w:rFonts w:ascii="Consolas" w:hAnsi="Consolas"/>
          <w:color w:val="FFFFFF"/>
          <w:sz w:val="21"/>
          <w:szCs w:val="21"/>
          <w:lang w:eastAsia="en-GB"/>
        </w:rPr>
      </w:pPr>
    </w:p>
    <w:p w14:paraId="7E38D791" w14:textId="77777777" w:rsidR="00D75675" w:rsidRDefault="00D75675" w:rsidP="00D75675">
      <w:pPr>
        <w:pStyle w:val="NormalWeb"/>
        <w:jc w:val="both"/>
        <w:rPr>
          <w:b/>
          <w:bCs/>
          <w:sz w:val="20"/>
          <w:szCs w:val="19"/>
        </w:rPr>
      </w:pPr>
      <w:r>
        <w:rPr>
          <w:b/>
          <w:bCs/>
          <w:sz w:val="20"/>
          <w:szCs w:val="19"/>
        </w:rPr>
        <w:t>Fig 3.0 Code Line for data transfer from Google Form/Google Sheets to MySQL database</w:t>
      </w:r>
    </w:p>
    <w:p w14:paraId="65B2BF06" w14:textId="77777777" w:rsidR="00D75675" w:rsidRPr="00842DA8" w:rsidRDefault="00D75675" w:rsidP="00D75675">
      <w:pPr>
        <w:pStyle w:val="NormalWeb"/>
        <w:jc w:val="both"/>
        <w:rPr>
          <w:sz w:val="2"/>
          <w:szCs w:val="2"/>
        </w:rPr>
      </w:pPr>
    </w:p>
    <w:p w14:paraId="15573202" w14:textId="77777777" w:rsidR="00D75675" w:rsidRPr="00EE3BE9" w:rsidRDefault="00D75675" w:rsidP="00D75675">
      <w:pPr>
        <w:pStyle w:val="NormalWeb"/>
        <w:jc w:val="both"/>
        <w:rPr>
          <w:b/>
          <w:bCs/>
          <w:sz w:val="20"/>
          <w:szCs w:val="19"/>
        </w:rPr>
      </w:pPr>
      <w:r>
        <w:rPr>
          <w:b/>
          <w:bCs/>
          <w:sz w:val="20"/>
          <w:szCs w:val="19"/>
        </w:rPr>
        <w:t>3.2.2.2</w:t>
      </w:r>
      <w:r>
        <w:rPr>
          <w:b/>
          <w:bCs/>
          <w:sz w:val="20"/>
          <w:szCs w:val="19"/>
        </w:rPr>
        <w:tab/>
      </w:r>
      <w:r w:rsidRPr="00EE3BE9">
        <w:rPr>
          <w:b/>
          <w:bCs/>
          <w:sz w:val="20"/>
          <w:szCs w:val="19"/>
        </w:rPr>
        <w:t>Manual Transfer</w:t>
      </w:r>
    </w:p>
    <w:p w14:paraId="4D262E9F" w14:textId="77777777" w:rsidR="00D75675" w:rsidRPr="00FE350F" w:rsidRDefault="00D75675" w:rsidP="00D75675">
      <w:pPr>
        <w:pStyle w:val="NormalWeb"/>
        <w:jc w:val="both"/>
        <w:rPr>
          <w:sz w:val="20"/>
          <w:szCs w:val="19"/>
        </w:rPr>
      </w:pPr>
      <w:r>
        <w:rPr>
          <w:sz w:val="20"/>
          <w:szCs w:val="19"/>
        </w:rPr>
        <w:t>Alternatively, to transfer data to MySQL Workbench, Google Sheets can be</w:t>
      </w:r>
      <w:r w:rsidRPr="00FE350F">
        <w:rPr>
          <w:sz w:val="20"/>
          <w:szCs w:val="19"/>
        </w:rPr>
        <w:t xml:space="preserve"> exported as CSV by Opening the Google Sheet to be exported. Subsequently, the process flow below </w:t>
      </w:r>
      <w:r>
        <w:rPr>
          <w:sz w:val="20"/>
          <w:szCs w:val="19"/>
        </w:rPr>
        <w:t>is followed.</w:t>
      </w:r>
    </w:p>
    <w:p w14:paraId="4CD776EF" w14:textId="77777777" w:rsidR="00D75675" w:rsidRPr="00FE350F" w:rsidRDefault="00D75675" w:rsidP="00D75675">
      <w:pPr>
        <w:pStyle w:val="NormalWeb"/>
        <w:jc w:val="both"/>
        <w:rPr>
          <w:sz w:val="20"/>
          <w:szCs w:val="19"/>
        </w:rPr>
      </w:pPr>
      <w:r w:rsidRPr="00FE350F">
        <w:rPr>
          <w:sz w:val="20"/>
          <w:szCs w:val="19"/>
        </w:rPr>
        <w:t>File &gt; Download &gt; Comma-separated values (.csv, current sheet).</w:t>
      </w:r>
    </w:p>
    <w:p w14:paraId="00FA7B41" w14:textId="77777777" w:rsidR="00D75675" w:rsidRPr="00FE350F" w:rsidRDefault="00D75675" w:rsidP="00D75675">
      <w:pPr>
        <w:pStyle w:val="NormalWeb"/>
        <w:jc w:val="both"/>
        <w:rPr>
          <w:sz w:val="20"/>
          <w:szCs w:val="19"/>
        </w:rPr>
      </w:pPr>
      <w:r w:rsidRPr="00FE350F">
        <w:rPr>
          <w:sz w:val="20"/>
          <w:szCs w:val="19"/>
        </w:rPr>
        <w:t xml:space="preserve">This </w:t>
      </w:r>
      <w:r>
        <w:rPr>
          <w:sz w:val="20"/>
          <w:szCs w:val="19"/>
        </w:rPr>
        <w:t xml:space="preserve">will help to </w:t>
      </w:r>
      <w:r w:rsidRPr="00FE350F">
        <w:rPr>
          <w:sz w:val="20"/>
          <w:szCs w:val="19"/>
        </w:rPr>
        <w:t>download the sheet as a CSV file.</w:t>
      </w:r>
    </w:p>
    <w:p w14:paraId="24572A95" w14:textId="77777777" w:rsidR="00D75675" w:rsidRPr="00FE350F" w:rsidRDefault="00D75675" w:rsidP="00D75675">
      <w:pPr>
        <w:pStyle w:val="NormalWeb"/>
        <w:jc w:val="both"/>
        <w:rPr>
          <w:sz w:val="20"/>
          <w:szCs w:val="19"/>
        </w:rPr>
      </w:pPr>
      <w:r w:rsidRPr="009B2A3B">
        <w:rPr>
          <w:b/>
          <w:bCs/>
          <w:sz w:val="20"/>
          <w:szCs w:val="19"/>
        </w:rPr>
        <w:t>Preparation of downloaded CSV File:</w:t>
      </w:r>
      <w:r>
        <w:rPr>
          <w:sz w:val="20"/>
          <w:szCs w:val="19"/>
        </w:rPr>
        <w:t xml:space="preserve"> To ensure the downloaded CSV file was correctly formatted, each field needs to be compared to the fields in the tables created in the database</w:t>
      </w:r>
      <w:r w:rsidRPr="00FE350F">
        <w:rPr>
          <w:sz w:val="20"/>
          <w:szCs w:val="19"/>
        </w:rPr>
        <w:t xml:space="preserve">. </w:t>
      </w:r>
    </w:p>
    <w:p w14:paraId="3F0951EC" w14:textId="77777777" w:rsidR="00D75675" w:rsidRPr="00FE350F" w:rsidRDefault="00D75675" w:rsidP="00D75675">
      <w:pPr>
        <w:pStyle w:val="NormalWeb"/>
        <w:jc w:val="both"/>
        <w:rPr>
          <w:sz w:val="20"/>
          <w:szCs w:val="19"/>
        </w:rPr>
      </w:pPr>
      <w:r>
        <w:rPr>
          <w:sz w:val="20"/>
          <w:szCs w:val="19"/>
        </w:rPr>
        <w:t>Subsequently, MySQL Workbench was launched, and a connection was made using the cloud-based database endpoint (hostname), username,</w:t>
      </w:r>
      <w:r w:rsidRPr="00FE350F">
        <w:rPr>
          <w:sz w:val="20"/>
          <w:szCs w:val="19"/>
        </w:rPr>
        <w:t xml:space="preserve"> and password.</w:t>
      </w:r>
    </w:p>
    <w:p w14:paraId="6398AE20" w14:textId="77777777" w:rsidR="00D75675" w:rsidRPr="00842DA8" w:rsidRDefault="00D75675" w:rsidP="00D75675">
      <w:pPr>
        <w:pStyle w:val="NormalWeb"/>
        <w:jc w:val="both"/>
        <w:rPr>
          <w:b/>
          <w:bCs/>
          <w:sz w:val="2"/>
          <w:szCs w:val="2"/>
        </w:rPr>
      </w:pPr>
    </w:p>
    <w:p w14:paraId="735CEC9F" w14:textId="77777777" w:rsidR="00D75675" w:rsidRDefault="00D75675" w:rsidP="00D75675">
      <w:pPr>
        <w:pStyle w:val="NormalWeb"/>
        <w:jc w:val="both"/>
        <w:rPr>
          <w:sz w:val="20"/>
          <w:szCs w:val="19"/>
        </w:rPr>
      </w:pPr>
      <w:r w:rsidRPr="00FE350F">
        <w:rPr>
          <w:b/>
          <w:bCs/>
          <w:sz w:val="20"/>
          <w:szCs w:val="19"/>
        </w:rPr>
        <w:t>Import CSV File into MySQL Workbench:</w:t>
      </w:r>
      <w:r>
        <w:rPr>
          <w:b/>
          <w:bCs/>
          <w:sz w:val="20"/>
          <w:szCs w:val="19"/>
        </w:rPr>
        <w:t xml:space="preserve"> </w:t>
      </w:r>
      <w:r w:rsidRPr="00FE350F">
        <w:rPr>
          <w:sz w:val="20"/>
          <w:szCs w:val="19"/>
        </w:rPr>
        <w:t xml:space="preserve">After </w:t>
      </w:r>
      <w:r>
        <w:rPr>
          <w:sz w:val="20"/>
          <w:szCs w:val="19"/>
        </w:rPr>
        <w:t>establishing the connection to the database</w:t>
      </w:r>
      <w:r w:rsidRPr="00FE350F">
        <w:rPr>
          <w:sz w:val="20"/>
          <w:szCs w:val="19"/>
        </w:rPr>
        <w:t xml:space="preserve">, the database where the </w:t>
      </w:r>
      <w:r>
        <w:rPr>
          <w:sz w:val="20"/>
          <w:szCs w:val="19"/>
        </w:rPr>
        <w:t>CSV file will be imported will be navigated</w:t>
      </w:r>
      <w:r w:rsidRPr="00FE350F">
        <w:rPr>
          <w:sz w:val="20"/>
          <w:szCs w:val="19"/>
        </w:rPr>
        <w:t xml:space="preserve">. </w:t>
      </w:r>
    </w:p>
    <w:p w14:paraId="4D7FC72A" w14:textId="77777777" w:rsidR="00D75675" w:rsidRDefault="00D75675" w:rsidP="00D75675">
      <w:pPr>
        <w:pStyle w:val="NormalWeb"/>
        <w:jc w:val="both"/>
        <w:rPr>
          <w:sz w:val="20"/>
          <w:szCs w:val="19"/>
        </w:rPr>
      </w:pPr>
      <w:r>
        <w:rPr>
          <w:sz w:val="20"/>
          <w:szCs w:val="19"/>
        </w:rPr>
        <w:t>Right-click the database name. The "Table Data Import Wizard" will then be selected, and the table will be</w:t>
      </w:r>
      <w:r w:rsidRPr="00FE350F">
        <w:rPr>
          <w:sz w:val="20"/>
          <w:szCs w:val="19"/>
        </w:rPr>
        <w:t xml:space="preserve"> imported.</w:t>
      </w:r>
    </w:p>
    <w:p w14:paraId="3A0864DC" w14:textId="77777777" w:rsidR="00D75675" w:rsidRDefault="00D75675" w:rsidP="00D75675">
      <w:pPr>
        <w:pStyle w:val="NormalWeb"/>
        <w:jc w:val="both"/>
        <w:rPr>
          <w:sz w:val="20"/>
          <w:szCs w:val="19"/>
        </w:rPr>
      </w:pPr>
      <w:r w:rsidRPr="00FE350F">
        <w:rPr>
          <w:b/>
          <w:bCs/>
          <w:sz w:val="20"/>
          <w:szCs w:val="19"/>
        </w:rPr>
        <w:t>Data verification</w:t>
      </w:r>
      <w:r>
        <w:rPr>
          <w:b/>
          <w:bCs/>
          <w:sz w:val="20"/>
          <w:szCs w:val="19"/>
        </w:rPr>
        <w:t>:</w:t>
      </w:r>
      <w:r>
        <w:rPr>
          <w:sz w:val="20"/>
          <w:szCs w:val="19"/>
        </w:rPr>
        <w:t xml:space="preserve"> </w:t>
      </w:r>
      <w:r w:rsidRPr="00FE350F">
        <w:rPr>
          <w:sz w:val="20"/>
          <w:szCs w:val="19"/>
        </w:rPr>
        <w:t xml:space="preserve">After the import process, SQL queries </w:t>
      </w:r>
      <w:r>
        <w:rPr>
          <w:sz w:val="20"/>
          <w:szCs w:val="19"/>
        </w:rPr>
        <w:t xml:space="preserve">must be </w:t>
      </w:r>
      <w:r w:rsidRPr="00FE350F">
        <w:rPr>
          <w:sz w:val="20"/>
          <w:szCs w:val="19"/>
        </w:rPr>
        <w:t xml:space="preserve">run to confirm that the </w:t>
      </w:r>
      <w:r>
        <w:rPr>
          <w:sz w:val="20"/>
          <w:szCs w:val="19"/>
        </w:rPr>
        <w:t>suitable</w:t>
      </w:r>
      <w:r w:rsidRPr="00FE350F">
        <w:rPr>
          <w:sz w:val="20"/>
          <w:szCs w:val="19"/>
        </w:rPr>
        <w:t xml:space="preserve"> tables were imported into MySQL Workbench.</w:t>
      </w:r>
    </w:p>
    <w:p w14:paraId="78C3E66A" w14:textId="77777777" w:rsidR="00D75675" w:rsidRPr="00842DA8" w:rsidRDefault="00D75675" w:rsidP="0011445A">
      <w:pPr>
        <w:pStyle w:val="NormalWeb"/>
        <w:jc w:val="both"/>
        <w:rPr>
          <w:b/>
          <w:bCs/>
          <w:sz w:val="2"/>
          <w:szCs w:val="2"/>
        </w:rPr>
      </w:pPr>
    </w:p>
    <w:p w14:paraId="25345F4B" w14:textId="06178DC9" w:rsidR="0098200F" w:rsidRPr="009B5560" w:rsidRDefault="00842DA8" w:rsidP="0011445A">
      <w:pPr>
        <w:pStyle w:val="NormalWeb"/>
        <w:jc w:val="both"/>
        <w:rPr>
          <w:b/>
          <w:bCs/>
          <w:sz w:val="20"/>
          <w:szCs w:val="19"/>
        </w:rPr>
      </w:pPr>
      <w:r>
        <w:rPr>
          <w:b/>
          <w:bCs/>
          <w:sz w:val="20"/>
          <w:szCs w:val="19"/>
        </w:rPr>
        <w:t>3.2.3</w:t>
      </w:r>
      <w:r>
        <w:rPr>
          <w:b/>
          <w:bCs/>
          <w:sz w:val="20"/>
          <w:szCs w:val="19"/>
        </w:rPr>
        <w:tab/>
      </w:r>
      <w:r w:rsidR="0011445A" w:rsidRPr="009B5560">
        <w:rPr>
          <w:b/>
          <w:bCs/>
          <w:sz w:val="20"/>
          <w:szCs w:val="19"/>
        </w:rPr>
        <w:t>Design Phase</w:t>
      </w:r>
    </w:p>
    <w:p w14:paraId="40724753" w14:textId="65389763" w:rsidR="0099178D" w:rsidRPr="009B5560" w:rsidRDefault="0098200F" w:rsidP="00396457">
      <w:pPr>
        <w:pStyle w:val="NormalWeb"/>
        <w:jc w:val="both"/>
        <w:rPr>
          <w:sz w:val="20"/>
          <w:szCs w:val="19"/>
        </w:rPr>
      </w:pPr>
      <w:r w:rsidRPr="009B5560">
        <w:rPr>
          <w:sz w:val="20"/>
          <w:szCs w:val="19"/>
        </w:rPr>
        <w:t>An apt design specification was developed using requirements gathered to carry out the design</w:t>
      </w:r>
      <w:r w:rsidR="0011445A" w:rsidRPr="009B5560">
        <w:rPr>
          <w:sz w:val="20"/>
          <w:szCs w:val="19"/>
        </w:rPr>
        <w:t>. The database schema was outlined</w:t>
      </w:r>
      <w:r w:rsidRPr="009B5560">
        <w:rPr>
          <w:sz w:val="20"/>
          <w:szCs w:val="19"/>
        </w:rPr>
        <w:t>,</w:t>
      </w:r>
      <w:r w:rsidR="0011445A" w:rsidRPr="009B5560">
        <w:rPr>
          <w:sz w:val="20"/>
          <w:szCs w:val="19"/>
        </w:rPr>
        <w:t xml:space="preserve"> and the data collection and storage strategy </w:t>
      </w:r>
      <w:proofErr w:type="gramStart"/>
      <w:r w:rsidR="0011445A" w:rsidRPr="009B5560">
        <w:rPr>
          <w:sz w:val="20"/>
          <w:szCs w:val="19"/>
        </w:rPr>
        <w:t>was</w:t>
      </w:r>
      <w:proofErr w:type="gramEnd"/>
      <w:r w:rsidR="0011445A" w:rsidRPr="009B5560">
        <w:rPr>
          <w:sz w:val="20"/>
          <w:szCs w:val="19"/>
        </w:rPr>
        <w:t xml:space="preserve"> properly reviewed.</w:t>
      </w:r>
      <w:r w:rsidR="0099178D" w:rsidRPr="009B5560">
        <w:rPr>
          <w:sz w:val="20"/>
          <w:szCs w:val="19"/>
        </w:rPr>
        <w:t xml:space="preserve"> The stages identified were:</w:t>
      </w:r>
    </w:p>
    <w:p w14:paraId="6862D422" w14:textId="7B8AE215" w:rsidR="00291087" w:rsidRPr="009B5560" w:rsidRDefault="0099178D" w:rsidP="00396457">
      <w:pPr>
        <w:pStyle w:val="NormalWeb"/>
        <w:numPr>
          <w:ilvl w:val="0"/>
          <w:numId w:val="42"/>
        </w:numPr>
        <w:jc w:val="both"/>
        <w:rPr>
          <w:sz w:val="20"/>
          <w:szCs w:val="19"/>
        </w:rPr>
      </w:pPr>
      <w:r w:rsidRPr="009B5560">
        <w:rPr>
          <w:sz w:val="20"/>
          <w:szCs w:val="19"/>
        </w:rPr>
        <w:t xml:space="preserve">Input: This involves inputting historical data by users using Google </w:t>
      </w:r>
      <w:r w:rsidR="0098200F" w:rsidRPr="009B5560">
        <w:rPr>
          <w:sz w:val="20"/>
          <w:szCs w:val="19"/>
        </w:rPr>
        <w:t>Forms and Google Sheets</w:t>
      </w:r>
      <w:r w:rsidRPr="009B5560">
        <w:rPr>
          <w:sz w:val="20"/>
          <w:szCs w:val="19"/>
        </w:rPr>
        <w:t>.</w:t>
      </w:r>
      <w:r w:rsidR="00510C50" w:rsidRPr="009B5560">
        <w:rPr>
          <w:sz w:val="20"/>
          <w:szCs w:val="19"/>
        </w:rPr>
        <w:t xml:space="preserve"> </w:t>
      </w:r>
    </w:p>
    <w:p w14:paraId="2D15DA66" w14:textId="0EE118B3" w:rsidR="00875BD2" w:rsidRPr="009B5560" w:rsidRDefault="0099178D" w:rsidP="00842DA8">
      <w:pPr>
        <w:pStyle w:val="NormalWeb"/>
        <w:numPr>
          <w:ilvl w:val="0"/>
          <w:numId w:val="42"/>
        </w:numPr>
        <w:spacing w:before="0" w:after="0"/>
        <w:jc w:val="both"/>
        <w:rPr>
          <w:sz w:val="20"/>
          <w:szCs w:val="19"/>
        </w:rPr>
      </w:pPr>
      <w:r w:rsidRPr="009B5560">
        <w:rPr>
          <w:sz w:val="20"/>
          <w:szCs w:val="19"/>
        </w:rPr>
        <w:t xml:space="preserve">Edit: In this stage, an AWS relational database is created for data storage in the cloud and connected to MySQL </w:t>
      </w:r>
      <w:r w:rsidR="00C6588D" w:rsidRPr="009B5560">
        <w:rPr>
          <w:sz w:val="20"/>
          <w:szCs w:val="19"/>
        </w:rPr>
        <w:t>W</w:t>
      </w:r>
      <w:r w:rsidRPr="009B5560">
        <w:rPr>
          <w:sz w:val="20"/>
          <w:szCs w:val="19"/>
        </w:rPr>
        <w:t xml:space="preserve">orkbench to ease access, querying and editing. </w:t>
      </w:r>
      <w:r w:rsidR="00626940" w:rsidRPr="009B5560">
        <w:rPr>
          <w:sz w:val="20"/>
          <w:szCs w:val="19"/>
        </w:rPr>
        <w:t>The data</w:t>
      </w:r>
      <w:r w:rsidR="00875BD2" w:rsidRPr="009B5560">
        <w:rPr>
          <w:sz w:val="20"/>
          <w:szCs w:val="19"/>
        </w:rPr>
        <w:t xml:space="preserve"> generated at the input stage was</w:t>
      </w:r>
      <w:r w:rsidR="00626940" w:rsidRPr="009B5560">
        <w:rPr>
          <w:sz w:val="20"/>
          <w:szCs w:val="19"/>
        </w:rPr>
        <w:t xml:space="preserve"> then imported into the database through MySQL </w:t>
      </w:r>
      <w:r w:rsidR="00C6588D" w:rsidRPr="009B5560">
        <w:rPr>
          <w:sz w:val="20"/>
          <w:szCs w:val="19"/>
        </w:rPr>
        <w:t>Workbench</w:t>
      </w:r>
      <w:r w:rsidR="00626940" w:rsidRPr="009B5560">
        <w:rPr>
          <w:sz w:val="20"/>
          <w:szCs w:val="19"/>
        </w:rPr>
        <w:t>.</w:t>
      </w:r>
      <w:r w:rsidR="007D29B2" w:rsidRPr="009B5560">
        <w:rPr>
          <w:sz w:val="20"/>
          <w:szCs w:val="19"/>
        </w:rPr>
        <w:t xml:space="preserve"> The gathered data was thereafter downloaded as a .csv file </w:t>
      </w:r>
      <w:r w:rsidR="00F406E0" w:rsidRPr="009B5560">
        <w:rPr>
          <w:sz w:val="20"/>
          <w:szCs w:val="19"/>
        </w:rPr>
        <w:t xml:space="preserve">after proper </w:t>
      </w:r>
      <w:r w:rsidR="00F406E0" w:rsidRPr="009B5560">
        <w:rPr>
          <w:sz w:val="20"/>
          <w:szCs w:val="19"/>
        </w:rPr>
        <w:lastRenderedPageBreak/>
        <w:t xml:space="preserve">storage in the </w:t>
      </w:r>
      <w:r w:rsidR="0098200F" w:rsidRPr="009B5560">
        <w:rPr>
          <w:sz w:val="20"/>
          <w:szCs w:val="19"/>
        </w:rPr>
        <w:t>cloud-based MySQL database and converted to a JSON file format using the Python</w:t>
      </w:r>
      <w:r w:rsidR="00F406E0" w:rsidRPr="009B5560">
        <w:rPr>
          <w:sz w:val="20"/>
          <w:szCs w:val="19"/>
        </w:rPr>
        <w:t xml:space="preserve"> programming language</w:t>
      </w:r>
      <w:r w:rsidR="007D29B2" w:rsidRPr="009B5560">
        <w:rPr>
          <w:sz w:val="20"/>
          <w:szCs w:val="19"/>
        </w:rPr>
        <w:t>. The output fi</w:t>
      </w:r>
      <w:r w:rsidR="00875BD2" w:rsidRPr="009B5560">
        <w:rPr>
          <w:sz w:val="20"/>
          <w:szCs w:val="19"/>
        </w:rPr>
        <w:t xml:space="preserve">le, </w:t>
      </w:r>
      <w:proofErr w:type="spellStart"/>
      <w:proofErr w:type="gramStart"/>
      <w:r w:rsidR="00875BD2" w:rsidRPr="009B5560">
        <w:rPr>
          <w:sz w:val="20"/>
          <w:szCs w:val="19"/>
        </w:rPr>
        <w:t>test.json</w:t>
      </w:r>
      <w:proofErr w:type="spellEnd"/>
      <w:proofErr w:type="gramEnd"/>
      <w:r w:rsidR="0098200F" w:rsidRPr="009B5560">
        <w:rPr>
          <w:sz w:val="20"/>
          <w:szCs w:val="19"/>
        </w:rPr>
        <w:t>, was subsequently uploaded into Visual Studio</w:t>
      </w:r>
      <w:r w:rsidR="007D29B2" w:rsidRPr="009B5560">
        <w:rPr>
          <w:sz w:val="20"/>
          <w:szCs w:val="19"/>
        </w:rPr>
        <w:t xml:space="preserve"> code for use </w:t>
      </w:r>
      <w:r w:rsidR="00F406E0" w:rsidRPr="009B5560">
        <w:rPr>
          <w:sz w:val="20"/>
          <w:szCs w:val="19"/>
        </w:rPr>
        <w:t xml:space="preserve">in the development of the </w:t>
      </w:r>
      <w:r w:rsidR="007D29B2" w:rsidRPr="009B5560">
        <w:rPr>
          <w:b/>
          <w:sz w:val="20"/>
          <w:szCs w:val="19"/>
        </w:rPr>
        <w:t>streamlit_app.py</w:t>
      </w:r>
      <w:r w:rsidR="007D29B2" w:rsidRPr="009B5560">
        <w:rPr>
          <w:sz w:val="20"/>
          <w:szCs w:val="19"/>
        </w:rPr>
        <w:t xml:space="preserve"> app.</w:t>
      </w:r>
    </w:p>
    <w:p w14:paraId="7627FDAC" w14:textId="77777777" w:rsidR="00875BD2" w:rsidRPr="009B5560" w:rsidRDefault="00875BD2" w:rsidP="00842DA8">
      <w:pPr>
        <w:shd w:val="clear" w:color="auto" w:fill="1E1E1E"/>
        <w:spacing w:line="285" w:lineRule="atLeast"/>
        <w:jc w:val="left"/>
        <w:rPr>
          <w:color w:val="D4D4D4"/>
          <w:lang w:eastAsia="en-US"/>
          <w:rPrChange w:id="12" w:author="Iain Murray" w:date="2024-04-03T10:45:00Z">
            <w:rPr>
              <w:color w:val="D4D4D4"/>
              <w:lang w:val="en-US" w:eastAsia="en-US"/>
            </w:rPr>
          </w:rPrChange>
        </w:rPr>
      </w:pPr>
      <w:r w:rsidRPr="009B5560">
        <w:rPr>
          <w:color w:val="C586C0"/>
          <w:lang w:eastAsia="en-US"/>
          <w:rPrChange w:id="13" w:author="Iain Murray" w:date="2024-04-03T10:45:00Z">
            <w:rPr>
              <w:color w:val="C586C0"/>
              <w:lang w:val="en-US" w:eastAsia="en-US"/>
            </w:rPr>
          </w:rPrChange>
        </w:rPr>
        <w:t>import</w:t>
      </w:r>
      <w:r w:rsidRPr="009B5560">
        <w:rPr>
          <w:color w:val="D4D4D4"/>
          <w:lang w:eastAsia="en-US"/>
          <w:rPrChange w:id="14" w:author="Iain Murray" w:date="2024-04-03T10:45:00Z">
            <w:rPr>
              <w:color w:val="D4D4D4"/>
              <w:lang w:val="en-US" w:eastAsia="en-US"/>
            </w:rPr>
          </w:rPrChange>
        </w:rPr>
        <w:t xml:space="preserve"> </w:t>
      </w:r>
      <w:proofErr w:type="gramStart"/>
      <w:r w:rsidRPr="009B5560">
        <w:rPr>
          <w:color w:val="4EC9B0"/>
          <w:lang w:eastAsia="en-US"/>
          <w:rPrChange w:id="15" w:author="Iain Murray" w:date="2024-04-03T10:45:00Z">
            <w:rPr>
              <w:color w:val="4EC9B0"/>
              <w:lang w:val="en-US" w:eastAsia="en-US"/>
            </w:rPr>
          </w:rPrChange>
        </w:rPr>
        <w:t>csv</w:t>
      </w:r>
      <w:proofErr w:type="gramEnd"/>
    </w:p>
    <w:p w14:paraId="773BB5D4" w14:textId="77777777" w:rsidR="00875BD2" w:rsidRPr="009B5560" w:rsidRDefault="00875BD2" w:rsidP="00875BD2">
      <w:pPr>
        <w:shd w:val="clear" w:color="auto" w:fill="1E1E1E"/>
        <w:spacing w:line="285" w:lineRule="atLeast"/>
        <w:jc w:val="left"/>
        <w:rPr>
          <w:color w:val="D4D4D4"/>
          <w:lang w:eastAsia="en-US"/>
          <w:rPrChange w:id="16" w:author="Iain Murray" w:date="2024-04-03T10:45:00Z">
            <w:rPr>
              <w:color w:val="D4D4D4"/>
              <w:lang w:val="en-US" w:eastAsia="en-US"/>
            </w:rPr>
          </w:rPrChange>
        </w:rPr>
      </w:pPr>
      <w:r w:rsidRPr="009B5560">
        <w:rPr>
          <w:color w:val="C586C0"/>
          <w:lang w:eastAsia="en-US"/>
          <w:rPrChange w:id="17" w:author="Iain Murray" w:date="2024-04-03T10:45:00Z">
            <w:rPr>
              <w:color w:val="C586C0"/>
              <w:lang w:val="en-US" w:eastAsia="en-US"/>
            </w:rPr>
          </w:rPrChange>
        </w:rPr>
        <w:t>import</w:t>
      </w:r>
      <w:r w:rsidRPr="009B5560">
        <w:rPr>
          <w:color w:val="D4D4D4"/>
          <w:lang w:eastAsia="en-US"/>
          <w:rPrChange w:id="18" w:author="Iain Murray" w:date="2024-04-03T10:45:00Z">
            <w:rPr>
              <w:color w:val="D4D4D4"/>
              <w:lang w:val="en-US" w:eastAsia="en-US"/>
            </w:rPr>
          </w:rPrChange>
        </w:rPr>
        <w:t xml:space="preserve"> </w:t>
      </w:r>
      <w:proofErr w:type="spellStart"/>
      <w:proofErr w:type="gramStart"/>
      <w:r w:rsidRPr="009B5560">
        <w:rPr>
          <w:color w:val="4EC9B0"/>
          <w:lang w:eastAsia="en-US"/>
          <w:rPrChange w:id="19" w:author="Iain Murray" w:date="2024-04-03T10:45:00Z">
            <w:rPr>
              <w:color w:val="4EC9B0"/>
              <w:lang w:val="en-US" w:eastAsia="en-US"/>
            </w:rPr>
          </w:rPrChange>
        </w:rPr>
        <w:t>json</w:t>
      </w:r>
      <w:proofErr w:type="spellEnd"/>
      <w:proofErr w:type="gramEnd"/>
    </w:p>
    <w:p w14:paraId="48BB7A14" w14:textId="77777777" w:rsidR="00875BD2" w:rsidRPr="009B5560" w:rsidRDefault="00875BD2" w:rsidP="00875BD2">
      <w:pPr>
        <w:shd w:val="clear" w:color="auto" w:fill="1E1E1E"/>
        <w:spacing w:line="285" w:lineRule="atLeast"/>
        <w:jc w:val="left"/>
        <w:rPr>
          <w:color w:val="D4D4D4"/>
          <w:lang w:eastAsia="en-US"/>
          <w:rPrChange w:id="20" w:author="Iain Murray" w:date="2024-04-03T10:45:00Z">
            <w:rPr>
              <w:color w:val="D4D4D4"/>
              <w:lang w:val="en-US" w:eastAsia="en-US"/>
            </w:rPr>
          </w:rPrChange>
        </w:rPr>
      </w:pPr>
      <w:r w:rsidRPr="009B5560">
        <w:rPr>
          <w:color w:val="C586C0"/>
          <w:lang w:eastAsia="en-US"/>
          <w:rPrChange w:id="21" w:author="Iain Murray" w:date="2024-04-03T10:45:00Z">
            <w:rPr>
              <w:color w:val="C586C0"/>
              <w:lang w:val="en-US" w:eastAsia="en-US"/>
            </w:rPr>
          </w:rPrChange>
        </w:rPr>
        <w:t>import</w:t>
      </w:r>
      <w:r w:rsidRPr="009B5560">
        <w:rPr>
          <w:color w:val="D4D4D4"/>
          <w:lang w:eastAsia="en-US"/>
          <w:rPrChange w:id="22" w:author="Iain Murray" w:date="2024-04-03T10:45:00Z">
            <w:rPr>
              <w:color w:val="D4D4D4"/>
              <w:lang w:val="en-US" w:eastAsia="en-US"/>
            </w:rPr>
          </w:rPrChange>
        </w:rPr>
        <w:t xml:space="preserve"> </w:t>
      </w:r>
      <w:proofErr w:type="spellStart"/>
      <w:proofErr w:type="gramStart"/>
      <w:r w:rsidRPr="009B5560">
        <w:rPr>
          <w:color w:val="4EC9B0"/>
          <w:lang w:eastAsia="en-US"/>
          <w:rPrChange w:id="23" w:author="Iain Murray" w:date="2024-04-03T10:45:00Z">
            <w:rPr>
              <w:color w:val="4EC9B0"/>
              <w:lang w:val="en-US" w:eastAsia="en-US"/>
            </w:rPr>
          </w:rPrChange>
        </w:rPr>
        <w:t>os</w:t>
      </w:r>
      <w:proofErr w:type="spellEnd"/>
      <w:proofErr w:type="gramEnd"/>
    </w:p>
    <w:p w14:paraId="5664246D" w14:textId="032312F5" w:rsidR="00875BD2" w:rsidRPr="009B5560" w:rsidRDefault="00875BD2" w:rsidP="00875BD2">
      <w:pPr>
        <w:shd w:val="clear" w:color="auto" w:fill="1E1E1E"/>
        <w:spacing w:line="285" w:lineRule="atLeast"/>
        <w:jc w:val="left"/>
        <w:rPr>
          <w:color w:val="D4D4D4"/>
          <w:lang w:eastAsia="en-US"/>
          <w:rPrChange w:id="24" w:author="Iain Murray" w:date="2024-04-03T10:45:00Z">
            <w:rPr>
              <w:color w:val="D4D4D4"/>
              <w:lang w:val="en-US" w:eastAsia="en-US"/>
            </w:rPr>
          </w:rPrChange>
        </w:rPr>
      </w:pPr>
      <w:r w:rsidRPr="009B5560">
        <w:rPr>
          <w:color w:val="6A9955"/>
          <w:lang w:eastAsia="en-US"/>
          <w:rPrChange w:id="25" w:author="Iain Murray" w:date="2024-04-03T10:45:00Z">
            <w:rPr>
              <w:color w:val="6A9955"/>
              <w:lang w:val="en-US" w:eastAsia="en-US"/>
            </w:rPr>
          </w:rPrChange>
        </w:rPr>
        <w:t># This part of the code defines the directory path</w:t>
      </w:r>
    </w:p>
    <w:p w14:paraId="5AD643BC" w14:textId="77777777" w:rsidR="00875BD2" w:rsidRPr="009B5560" w:rsidRDefault="00875BD2" w:rsidP="00875BD2">
      <w:pPr>
        <w:shd w:val="clear" w:color="auto" w:fill="1E1E1E"/>
        <w:spacing w:line="285" w:lineRule="atLeast"/>
        <w:jc w:val="left"/>
        <w:rPr>
          <w:color w:val="D4D4D4"/>
          <w:lang w:eastAsia="en-US"/>
          <w:rPrChange w:id="26" w:author="Iain Murray" w:date="2024-04-03T10:45:00Z">
            <w:rPr>
              <w:color w:val="D4D4D4"/>
              <w:lang w:val="en-US" w:eastAsia="en-US"/>
            </w:rPr>
          </w:rPrChange>
        </w:rPr>
      </w:pPr>
      <w:proofErr w:type="spellStart"/>
      <w:r w:rsidRPr="009B5560">
        <w:rPr>
          <w:color w:val="9CDCFE"/>
          <w:lang w:eastAsia="en-US"/>
          <w:rPrChange w:id="27" w:author="Iain Murray" w:date="2024-04-03T10:45:00Z">
            <w:rPr>
              <w:color w:val="9CDCFE"/>
              <w:lang w:val="en-US" w:eastAsia="en-US"/>
            </w:rPr>
          </w:rPrChange>
        </w:rPr>
        <w:t>desktop_path</w:t>
      </w:r>
      <w:proofErr w:type="spellEnd"/>
      <w:r w:rsidRPr="009B5560">
        <w:rPr>
          <w:color w:val="D4D4D4"/>
          <w:lang w:eastAsia="en-US"/>
          <w:rPrChange w:id="28" w:author="Iain Murray" w:date="2024-04-03T10:45:00Z">
            <w:rPr>
              <w:color w:val="D4D4D4"/>
              <w:lang w:val="en-US" w:eastAsia="en-US"/>
            </w:rPr>
          </w:rPrChange>
        </w:rPr>
        <w:t xml:space="preserve"> = </w:t>
      </w:r>
      <w:proofErr w:type="spellStart"/>
      <w:proofErr w:type="gramStart"/>
      <w:r w:rsidRPr="009B5560">
        <w:rPr>
          <w:color w:val="4EC9B0"/>
          <w:lang w:eastAsia="en-US"/>
          <w:rPrChange w:id="29" w:author="Iain Murray" w:date="2024-04-03T10:45:00Z">
            <w:rPr>
              <w:color w:val="4EC9B0"/>
              <w:lang w:val="en-US" w:eastAsia="en-US"/>
            </w:rPr>
          </w:rPrChange>
        </w:rPr>
        <w:t>os</w:t>
      </w:r>
      <w:r w:rsidRPr="009B5560">
        <w:rPr>
          <w:color w:val="D4D4D4"/>
          <w:lang w:eastAsia="en-US"/>
          <w:rPrChange w:id="30" w:author="Iain Murray" w:date="2024-04-03T10:45:00Z">
            <w:rPr>
              <w:color w:val="D4D4D4"/>
              <w:lang w:val="en-US" w:eastAsia="en-US"/>
            </w:rPr>
          </w:rPrChange>
        </w:rPr>
        <w:t>.</w:t>
      </w:r>
      <w:r w:rsidRPr="009B5560">
        <w:rPr>
          <w:color w:val="9CDCFE"/>
          <w:lang w:eastAsia="en-US"/>
          <w:rPrChange w:id="31" w:author="Iain Murray" w:date="2024-04-03T10:45:00Z">
            <w:rPr>
              <w:color w:val="9CDCFE"/>
              <w:lang w:val="en-US" w:eastAsia="en-US"/>
            </w:rPr>
          </w:rPrChange>
        </w:rPr>
        <w:t>path</w:t>
      </w:r>
      <w:proofErr w:type="gramEnd"/>
      <w:r w:rsidRPr="009B5560">
        <w:rPr>
          <w:color w:val="D4D4D4"/>
          <w:lang w:eastAsia="en-US"/>
          <w:rPrChange w:id="32" w:author="Iain Murray" w:date="2024-04-03T10:45:00Z">
            <w:rPr>
              <w:color w:val="D4D4D4"/>
              <w:lang w:val="en-US" w:eastAsia="en-US"/>
            </w:rPr>
          </w:rPrChange>
        </w:rPr>
        <w:t>.</w:t>
      </w:r>
      <w:r w:rsidRPr="009B5560">
        <w:rPr>
          <w:color w:val="DCDCAA"/>
          <w:lang w:eastAsia="en-US"/>
          <w:rPrChange w:id="33" w:author="Iain Murray" w:date="2024-04-03T10:45:00Z">
            <w:rPr>
              <w:color w:val="DCDCAA"/>
              <w:lang w:val="en-US" w:eastAsia="en-US"/>
            </w:rPr>
          </w:rPrChange>
        </w:rPr>
        <w:t>join</w:t>
      </w:r>
      <w:proofErr w:type="spellEnd"/>
      <w:r w:rsidRPr="009B5560">
        <w:rPr>
          <w:color w:val="D4D4D4"/>
          <w:lang w:eastAsia="en-US"/>
          <w:rPrChange w:id="34" w:author="Iain Murray" w:date="2024-04-03T10:45:00Z">
            <w:rPr>
              <w:color w:val="D4D4D4"/>
              <w:lang w:val="en-US" w:eastAsia="en-US"/>
            </w:rPr>
          </w:rPrChange>
        </w:rPr>
        <w:t>(</w:t>
      </w:r>
      <w:proofErr w:type="spellStart"/>
      <w:r w:rsidRPr="009B5560">
        <w:rPr>
          <w:color w:val="4EC9B0"/>
          <w:lang w:eastAsia="en-US"/>
          <w:rPrChange w:id="35" w:author="Iain Murray" w:date="2024-04-03T10:45:00Z">
            <w:rPr>
              <w:color w:val="4EC9B0"/>
              <w:lang w:val="en-US" w:eastAsia="en-US"/>
            </w:rPr>
          </w:rPrChange>
        </w:rPr>
        <w:t>os</w:t>
      </w:r>
      <w:r w:rsidRPr="009B5560">
        <w:rPr>
          <w:color w:val="D4D4D4"/>
          <w:lang w:eastAsia="en-US"/>
          <w:rPrChange w:id="36" w:author="Iain Murray" w:date="2024-04-03T10:45:00Z">
            <w:rPr>
              <w:color w:val="D4D4D4"/>
              <w:lang w:val="en-US" w:eastAsia="en-US"/>
            </w:rPr>
          </w:rPrChange>
        </w:rPr>
        <w:t>.</w:t>
      </w:r>
      <w:r w:rsidRPr="009B5560">
        <w:rPr>
          <w:color w:val="9CDCFE"/>
          <w:lang w:eastAsia="en-US"/>
          <w:rPrChange w:id="37" w:author="Iain Murray" w:date="2024-04-03T10:45:00Z">
            <w:rPr>
              <w:color w:val="9CDCFE"/>
              <w:lang w:val="en-US" w:eastAsia="en-US"/>
            </w:rPr>
          </w:rPrChange>
        </w:rPr>
        <w:t>path</w:t>
      </w:r>
      <w:r w:rsidRPr="009B5560">
        <w:rPr>
          <w:color w:val="D4D4D4"/>
          <w:lang w:eastAsia="en-US"/>
          <w:rPrChange w:id="38" w:author="Iain Murray" w:date="2024-04-03T10:45:00Z">
            <w:rPr>
              <w:color w:val="D4D4D4"/>
              <w:lang w:val="en-US" w:eastAsia="en-US"/>
            </w:rPr>
          </w:rPrChange>
        </w:rPr>
        <w:t>.</w:t>
      </w:r>
      <w:r w:rsidRPr="009B5560">
        <w:rPr>
          <w:color w:val="DCDCAA"/>
          <w:lang w:eastAsia="en-US"/>
          <w:rPrChange w:id="39" w:author="Iain Murray" w:date="2024-04-03T10:45:00Z">
            <w:rPr>
              <w:color w:val="DCDCAA"/>
              <w:lang w:val="en-US" w:eastAsia="en-US"/>
            </w:rPr>
          </w:rPrChange>
        </w:rPr>
        <w:t>expanduser</w:t>
      </w:r>
      <w:proofErr w:type="spellEnd"/>
      <w:r w:rsidRPr="009B5560">
        <w:rPr>
          <w:color w:val="D4D4D4"/>
          <w:lang w:eastAsia="en-US"/>
          <w:rPrChange w:id="40" w:author="Iain Murray" w:date="2024-04-03T10:45:00Z">
            <w:rPr>
              <w:color w:val="D4D4D4"/>
              <w:lang w:val="en-US" w:eastAsia="en-US"/>
            </w:rPr>
          </w:rPrChange>
        </w:rPr>
        <w:t>(</w:t>
      </w:r>
      <w:r w:rsidRPr="009B5560">
        <w:rPr>
          <w:color w:val="CE9178"/>
          <w:lang w:eastAsia="en-US"/>
          <w:rPrChange w:id="41" w:author="Iain Murray" w:date="2024-04-03T10:45:00Z">
            <w:rPr>
              <w:color w:val="CE9178"/>
              <w:lang w:val="en-US" w:eastAsia="en-US"/>
            </w:rPr>
          </w:rPrChange>
        </w:rPr>
        <w:t>"~"</w:t>
      </w:r>
      <w:r w:rsidRPr="009B5560">
        <w:rPr>
          <w:color w:val="D4D4D4"/>
          <w:lang w:eastAsia="en-US"/>
          <w:rPrChange w:id="42" w:author="Iain Murray" w:date="2024-04-03T10:45:00Z">
            <w:rPr>
              <w:color w:val="D4D4D4"/>
              <w:lang w:val="en-US" w:eastAsia="en-US"/>
            </w:rPr>
          </w:rPrChange>
        </w:rPr>
        <w:t xml:space="preserve">), </w:t>
      </w:r>
      <w:r w:rsidRPr="009B5560">
        <w:rPr>
          <w:color w:val="CE9178"/>
          <w:lang w:eastAsia="en-US"/>
          <w:rPrChange w:id="43" w:author="Iain Murray" w:date="2024-04-03T10:45:00Z">
            <w:rPr>
              <w:color w:val="CE9178"/>
              <w:lang w:val="en-US" w:eastAsia="en-US"/>
            </w:rPr>
          </w:rPrChange>
        </w:rPr>
        <w:t>"Desktop"</w:t>
      </w:r>
      <w:r w:rsidRPr="009B5560">
        <w:rPr>
          <w:color w:val="D4D4D4"/>
          <w:lang w:eastAsia="en-US"/>
          <w:rPrChange w:id="44" w:author="Iain Murray" w:date="2024-04-03T10:45:00Z">
            <w:rPr>
              <w:color w:val="D4D4D4"/>
              <w:lang w:val="en-US" w:eastAsia="en-US"/>
            </w:rPr>
          </w:rPrChange>
        </w:rPr>
        <w:t>)</w:t>
      </w:r>
    </w:p>
    <w:p w14:paraId="68F170D7" w14:textId="77777777" w:rsidR="00875BD2" w:rsidRPr="00842DA8" w:rsidRDefault="00875BD2" w:rsidP="00875BD2">
      <w:pPr>
        <w:shd w:val="clear" w:color="auto" w:fill="1E1E1E"/>
        <w:spacing w:line="285" w:lineRule="atLeast"/>
        <w:jc w:val="left"/>
        <w:rPr>
          <w:color w:val="D4D4D4"/>
          <w:sz w:val="2"/>
          <w:szCs w:val="2"/>
          <w:lang w:eastAsia="en-US"/>
          <w:rPrChange w:id="45" w:author="Iain Murray" w:date="2024-04-03T10:45:00Z">
            <w:rPr>
              <w:color w:val="D4D4D4"/>
              <w:lang w:val="en-US" w:eastAsia="en-US"/>
            </w:rPr>
          </w:rPrChange>
        </w:rPr>
      </w:pPr>
    </w:p>
    <w:p w14:paraId="1182D761" w14:textId="127DA071" w:rsidR="00875BD2" w:rsidRPr="009B5560" w:rsidRDefault="00875BD2" w:rsidP="00875BD2">
      <w:pPr>
        <w:shd w:val="clear" w:color="auto" w:fill="1E1E1E"/>
        <w:spacing w:line="285" w:lineRule="atLeast"/>
        <w:jc w:val="left"/>
        <w:rPr>
          <w:color w:val="D4D4D4"/>
          <w:lang w:eastAsia="en-US"/>
          <w:rPrChange w:id="46" w:author="Iain Murray" w:date="2024-04-03T10:45:00Z">
            <w:rPr>
              <w:color w:val="D4D4D4"/>
              <w:lang w:val="en-US" w:eastAsia="en-US"/>
            </w:rPr>
          </w:rPrChange>
        </w:rPr>
      </w:pPr>
      <w:r w:rsidRPr="009B5560">
        <w:rPr>
          <w:color w:val="6A9955"/>
          <w:lang w:eastAsia="en-US"/>
          <w:rPrChange w:id="47" w:author="Iain Murray" w:date="2024-04-03T10:45:00Z">
            <w:rPr>
              <w:color w:val="6A9955"/>
              <w:lang w:val="en-US" w:eastAsia="en-US"/>
            </w:rPr>
          </w:rPrChange>
        </w:rPr>
        <w:t># The code par below gives the path to the CSV files</w:t>
      </w:r>
    </w:p>
    <w:p w14:paraId="638D4D99" w14:textId="77777777" w:rsidR="00875BD2" w:rsidRPr="009B5560" w:rsidRDefault="00875BD2" w:rsidP="00875BD2">
      <w:pPr>
        <w:shd w:val="clear" w:color="auto" w:fill="1E1E1E"/>
        <w:spacing w:line="285" w:lineRule="atLeast"/>
        <w:jc w:val="left"/>
        <w:rPr>
          <w:color w:val="D4D4D4"/>
          <w:lang w:eastAsia="en-US"/>
          <w:rPrChange w:id="48" w:author="Iain Murray" w:date="2024-04-03T10:45:00Z">
            <w:rPr>
              <w:color w:val="D4D4D4"/>
              <w:lang w:val="en-US" w:eastAsia="en-US"/>
            </w:rPr>
          </w:rPrChange>
        </w:rPr>
      </w:pPr>
      <w:proofErr w:type="spellStart"/>
      <w:r w:rsidRPr="009B5560">
        <w:rPr>
          <w:color w:val="9CDCFE"/>
          <w:lang w:eastAsia="en-US"/>
          <w:rPrChange w:id="49" w:author="Iain Murray" w:date="2024-04-03T10:45:00Z">
            <w:rPr>
              <w:color w:val="9CDCFE"/>
              <w:lang w:val="en-US" w:eastAsia="en-US"/>
            </w:rPr>
          </w:rPrChange>
        </w:rPr>
        <w:t>csv_files</w:t>
      </w:r>
      <w:proofErr w:type="spellEnd"/>
      <w:r w:rsidRPr="009B5560">
        <w:rPr>
          <w:color w:val="D4D4D4"/>
          <w:lang w:eastAsia="en-US"/>
          <w:rPrChange w:id="50" w:author="Iain Murray" w:date="2024-04-03T10:45:00Z">
            <w:rPr>
              <w:color w:val="D4D4D4"/>
              <w:lang w:val="en-US" w:eastAsia="en-US"/>
            </w:rPr>
          </w:rPrChange>
        </w:rPr>
        <w:t xml:space="preserve"> = [</w:t>
      </w:r>
    </w:p>
    <w:p w14:paraId="3EE6CA9D" w14:textId="77777777" w:rsidR="00875BD2" w:rsidRPr="009B5560" w:rsidRDefault="00875BD2" w:rsidP="00875BD2">
      <w:pPr>
        <w:shd w:val="clear" w:color="auto" w:fill="1E1E1E"/>
        <w:spacing w:line="285" w:lineRule="atLeast"/>
        <w:jc w:val="left"/>
        <w:rPr>
          <w:color w:val="D4D4D4"/>
          <w:lang w:eastAsia="en-US"/>
          <w:rPrChange w:id="51" w:author="Iain Murray" w:date="2024-04-03T10:45:00Z">
            <w:rPr>
              <w:color w:val="D4D4D4"/>
              <w:lang w:val="en-US" w:eastAsia="en-US"/>
            </w:rPr>
          </w:rPrChange>
        </w:rPr>
      </w:pPr>
      <w:r w:rsidRPr="009B5560">
        <w:rPr>
          <w:color w:val="D4D4D4"/>
          <w:lang w:eastAsia="en-US"/>
          <w:rPrChange w:id="52" w:author="Iain Murray" w:date="2024-04-03T10:45:00Z">
            <w:rPr>
              <w:color w:val="D4D4D4"/>
              <w:lang w:val="en-US" w:eastAsia="en-US"/>
            </w:rPr>
          </w:rPrChange>
        </w:rPr>
        <w:t xml:space="preserve">    </w:t>
      </w:r>
      <w:proofErr w:type="spellStart"/>
      <w:proofErr w:type="gramStart"/>
      <w:r w:rsidRPr="009B5560">
        <w:rPr>
          <w:color w:val="4EC9B0"/>
          <w:lang w:eastAsia="en-US"/>
          <w:rPrChange w:id="53" w:author="Iain Murray" w:date="2024-04-03T10:45:00Z">
            <w:rPr>
              <w:color w:val="4EC9B0"/>
              <w:lang w:val="en-US" w:eastAsia="en-US"/>
            </w:rPr>
          </w:rPrChange>
        </w:rPr>
        <w:t>os</w:t>
      </w:r>
      <w:r w:rsidRPr="009B5560">
        <w:rPr>
          <w:color w:val="D4D4D4"/>
          <w:lang w:eastAsia="en-US"/>
          <w:rPrChange w:id="54" w:author="Iain Murray" w:date="2024-04-03T10:45:00Z">
            <w:rPr>
              <w:color w:val="D4D4D4"/>
              <w:lang w:val="en-US" w:eastAsia="en-US"/>
            </w:rPr>
          </w:rPrChange>
        </w:rPr>
        <w:t>.</w:t>
      </w:r>
      <w:r w:rsidRPr="009B5560">
        <w:rPr>
          <w:color w:val="9CDCFE"/>
          <w:lang w:eastAsia="en-US"/>
          <w:rPrChange w:id="55" w:author="Iain Murray" w:date="2024-04-03T10:45:00Z">
            <w:rPr>
              <w:color w:val="9CDCFE"/>
              <w:lang w:val="en-US" w:eastAsia="en-US"/>
            </w:rPr>
          </w:rPrChange>
        </w:rPr>
        <w:t>path</w:t>
      </w:r>
      <w:proofErr w:type="gramEnd"/>
      <w:r w:rsidRPr="009B5560">
        <w:rPr>
          <w:color w:val="D4D4D4"/>
          <w:lang w:eastAsia="en-US"/>
          <w:rPrChange w:id="56" w:author="Iain Murray" w:date="2024-04-03T10:45:00Z">
            <w:rPr>
              <w:color w:val="D4D4D4"/>
              <w:lang w:val="en-US" w:eastAsia="en-US"/>
            </w:rPr>
          </w:rPrChange>
        </w:rPr>
        <w:t>.</w:t>
      </w:r>
      <w:r w:rsidRPr="009B5560">
        <w:rPr>
          <w:color w:val="DCDCAA"/>
          <w:lang w:eastAsia="en-US"/>
          <w:rPrChange w:id="57" w:author="Iain Murray" w:date="2024-04-03T10:45:00Z">
            <w:rPr>
              <w:color w:val="DCDCAA"/>
              <w:lang w:val="en-US" w:eastAsia="en-US"/>
            </w:rPr>
          </w:rPrChange>
        </w:rPr>
        <w:t>join</w:t>
      </w:r>
      <w:proofErr w:type="spellEnd"/>
      <w:r w:rsidRPr="009B5560">
        <w:rPr>
          <w:color w:val="D4D4D4"/>
          <w:lang w:eastAsia="en-US"/>
          <w:rPrChange w:id="58" w:author="Iain Murray" w:date="2024-04-03T10:45:00Z">
            <w:rPr>
              <w:color w:val="D4D4D4"/>
              <w:lang w:val="en-US" w:eastAsia="en-US"/>
            </w:rPr>
          </w:rPrChange>
        </w:rPr>
        <w:t>(</w:t>
      </w:r>
      <w:proofErr w:type="spellStart"/>
      <w:r w:rsidRPr="009B5560">
        <w:rPr>
          <w:color w:val="9CDCFE"/>
          <w:lang w:eastAsia="en-US"/>
          <w:rPrChange w:id="59" w:author="Iain Murray" w:date="2024-04-03T10:45:00Z">
            <w:rPr>
              <w:color w:val="9CDCFE"/>
              <w:lang w:val="en-US" w:eastAsia="en-US"/>
            </w:rPr>
          </w:rPrChange>
        </w:rPr>
        <w:t>desktop_path</w:t>
      </w:r>
      <w:proofErr w:type="spellEnd"/>
      <w:r w:rsidRPr="009B5560">
        <w:rPr>
          <w:color w:val="D4D4D4"/>
          <w:lang w:eastAsia="en-US"/>
          <w:rPrChange w:id="60" w:author="Iain Murray" w:date="2024-04-03T10:45:00Z">
            <w:rPr>
              <w:color w:val="D4D4D4"/>
              <w:lang w:val="en-US" w:eastAsia="en-US"/>
            </w:rPr>
          </w:rPrChange>
        </w:rPr>
        <w:t xml:space="preserve">, </w:t>
      </w:r>
      <w:r w:rsidRPr="009B5560">
        <w:rPr>
          <w:color w:val="CE9178"/>
          <w:lang w:eastAsia="en-US"/>
          <w:rPrChange w:id="61" w:author="Iain Murray" w:date="2024-04-03T10:45:00Z">
            <w:rPr>
              <w:color w:val="CE9178"/>
              <w:lang w:val="en-US" w:eastAsia="en-US"/>
            </w:rPr>
          </w:rPrChange>
        </w:rPr>
        <w:t>'Location Table.csv'</w:t>
      </w:r>
      <w:r w:rsidRPr="009B5560">
        <w:rPr>
          <w:color w:val="D4D4D4"/>
          <w:lang w:eastAsia="en-US"/>
          <w:rPrChange w:id="62" w:author="Iain Murray" w:date="2024-04-03T10:45:00Z">
            <w:rPr>
              <w:color w:val="D4D4D4"/>
              <w:lang w:val="en-US" w:eastAsia="en-US"/>
            </w:rPr>
          </w:rPrChange>
        </w:rPr>
        <w:t>),</w:t>
      </w:r>
    </w:p>
    <w:p w14:paraId="36F7AF52" w14:textId="77777777" w:rsidR="00875BD2" w:rsidRPr="009B5560" w:rsidRDefault="00875BD2" w:rsidP="00875BD2">
      <w:pPr>
        <w:shd w:val="clear" w:color="auto" w:fill="1E1E1E"/>
        <w:spacing w:line="285" w:lineRule="atLeast"/>
        <w:jc w:val="left"/>
        <w:rPr>
          <w:color w:val="D4D4D4"/>
          <w:lang w:eastAsia="en-US"/>
          <w:rPrChange w:id="63" w:author="Iain Murray" w:date="2024-04-03T10:45:00Z">
            <w:rPr>
              <w:color w:val="D4D4D4"/>
              <w:lang w:val="en-US" w:eastAsia="en-US"/>
            </w:rPr>
          </w:rPrChange>
        </w:rPr>
      </w:pPr>
      <w:r w:rsidRPr="009B5560">
        <w:rPr>
          <w:color w:val="D4D4D4"/>
          <w:lang w:eastAsia="en-US"/>
          <w:rPrChange w:id="64" w:author="Iain Murray" w:date="2024-04-03T10:45:00Z">
            <w:rPr>
              <w:color w:val="D4D4D4"/>
              <w:lang w:val="en-US" w:eastAsia="en-US"/>
            </w:rPr>
          </w:rPrChange>
        </w:rPr>
        <w:t xml:space="preserve">    </w:t>
      </w:r>
      <w:proofErr w:type="spellStart"/>
      <w:proofErr w:type="gramStart"/>
      <w:r w:rsidRPr="009B5560">
        <w:rPr>
          <w:color w:val="4EC9B0"/>
          <w:lang w:eastAsia="en-US"/>
          <w:rPrChange w:id="65" w:author="Iain Murray" w:date="2024-04-03T10:45:00Z">
            <w:rPr>
              <w:color w:val="4EC9B0"/>
              <w:lang w:val="en-US" w:eastAsia="en-US"/>
            </w:rPr>
          </w:rPrChange>
        </w:rPr>
        <w:t>os</w:t>
      </w:r>
      <w:r w:rsidRPr="009B5560">
        <w:rPr>
          <w:color w:val="D4D4D4"/>
          <w:lang w:eastAsia="en-US"/>
          <w:rPrChange w:id="66" w:author="Iain Murray" w:date="2024-04-03T10:45:00Z">
            <w:rPr>
              <w:color w:val="D4D4D4"/>
              <w:lang w:val="en-US" w:eastAsia="en-US"/>
            </w:rPr>
          </w:rPrChange>
        </w:rPr>
        <w:t>.</w:t>
      </w:r>
      <w:r w:rsidRPr="009B5560">
        <w:rPr>
          <w:color w:val="9CDCFE"/>
          <w:lang w:eastAsia="en-US"/>
          <w:rPrChange w:id="67" w:author="Iain Murray" w:date="2024-04-03T10:45:00Z">
            <w:rPr>
              <w:color w:val="9CDCFE"/>
              <w:lang w:val="en-US" w:eastAsia="en-US"/>
            </w:rPr>
          </w:rPrChange>
        </w:rPr>
        <w:t>path</w:t>
      </w:r>
      <w:proofErr w:type="gramEnd"/>
      <w:r w:rsidRPr="009B5560">
        <w:rPr>
          <w:color w:val="D4D4D4"/>
          <w:lang w:eastAsia="en-US"/>
          <w:rPrChange w:id="68" w:author="Iain Murray" w:date="2024-04-03T10:45:00Z">
            <w:rPr>
              <w:color w:val="D4D4D4"/>
              <w:lang w:val="en-US" w:eastAsia="en-US"/>
            </w:rPr>
          </w:rPrChange>
        </w:rPr>
        <w:t>.</w:t>
      </w:r>
      <w:r w:rsidRPr="009B5560">
        <w:rPr>
          <w:color w:val="DCDCAA"/>
          <w:lang w:eastAsia="en-US"/>
          <w:rPrChange w:id="69" w:author="Iain Murray" w:date="2024-04-03T10:45:00Z">
            <w:rPr>
              <w:color w:val="DCDCAA"/>
              <w:lang w:val="en-US" w:eastAsia="en-US"/>
            </w:rPr>
          </w:rPrChange>
        </w:rPr>
        <w:t>join</w:t>
      </w:r>
      <w:proofErr w:type="spellEnd"/>
      <w:r w:rsidRPr="009B5560">
        <w:rPr>
          <w:color w:val="D4D4D4"/>
          <w:lang w:eastAsia="en-US"/>
          <w:rPrChange w:id="70" w:author="Iain Murray" w:date="2024-04-03T10:45:00Z">
            <w:rPr>
              <w:color w:val="D4D4D4"/>
              <w:lang w:val="en-US" w:eastAsia="en-US"/>
            </w:rPr>
          </w:rPrChange>
        </w:rPr>
        <w:t>(</w:t>
      </w:r>
      <w:proofErr w:type="spellStart"/>
      <w:r w:rsidRPr="009B5560">
        <w:rPr>
          <w:color w:val="9CDCFE"/>
          <w:lang w:eastAsia="en-US"/>
          <w:rPrChange w:id="71" w:author="Iain Murray" w:date="2024-04-03T10:45:00Z">
            <w:rPr>
              <w:color w:val="9CDCFE"/>
              <w:lang w:val="en-US" w:eastAsia="en-US"/>
            </w:rPr>
          </w:rPrChange>
        </w:rPr>
        <w:t>desktop_path</w:t>
      </w:r>
      <w:proofErr w:type="spellEnd"/>
      <w:r w:rsidRPr="009B5560">
        <w:rPr>
          <w:color w:val="D4D4D4"/>
          <w:lang w:eastAsia="en-US"/>
          <w:rPrChange w:id="72" w:author="Iain Murray" w:date="2024-04-03T10:45:00Z">
            <w:rPr>
              <w:color w:val="D4D4D4"/>
              <w:lang w:val="en-US" w:eastAsia="en-US"/>
            </w:rPr>
          </w:rPrChange>
        </w:rPr>
        <w:t xml:space="preserve">, </w:t>
      </w:r>
      <w:r w:rsidRPr="009B5560">
        <w:rPr>
          <w:color w:val="CE9178"/>
          <w:lang w:eastAsia="en-US"/>
          <w:rPrChange w:id="73" w:author="Iain Murray" w:date="2024-04-03T10:45:00Z">
            <w:rPr>
              <w:color w:val="CE9178"/>
              <w:lang w:val="en-US" w:eastAsia="en-US"/>
            </w:rPr>
          </w:rPrChange>
        </w:rPr>
        <w:t>'Location Table2.csv'</w:t>
      </w:r>
      <w:r w:rsidRPr="009B5560">
        <w:rPr>
          <w:color w:val="D4D4D4"/>
          <w:lang w:eastAsia="en-US"/>
          <w:rPrChange w:id="74" w:author="Iain Murray" w:date="2024-04-03T10:45:00Z">
            <w:rPr>
              <w:color w:val="D4D4D4"/>
              <w:lang w:val="en-US" w:eastAsia="en-US"/>
            </w:rPr>
          </w:rPrChange>
        </w:rPr>
        <w:t>)</w:t>
      </w:r>
    </w:p>
    <w:p w14:paraId="570D9ECD" w14:textId="77777777" w:rsidR="00875BD2" w:rsidRPr="009B5560" w:rsidRDefault="00875BD2" w:rsidP="00875BD2">
      <w:pPr>
        <w:shd w:val="clear" w:color="auto" w:fill="1E1E1E"/>
        <w:spacing w:line="285" w:lineRule="atLeast"/>
        <w:jc w:val="left"/>
        <w:rPr>
          <w:color w:val="D4D4D4"/>
          <w:lang w:eastAsia="en-US"/>
          <w:rPrChange w:id="75" w:author="Iain Murray" w:date="2024-04-03T10:45:00Z">
            <w:rPr>
              <w:color w:val="D4D4D4"/>
              <w:lang w:val="en-US" w:eastAsia="en-US"/>
            </w:rPr>
          </w:rPrChange>
        </w:rPr>
      </w:pPr>
      <w:r w:rsidRPr="009B5560">
        <w:rPr>
          <w:color w:val="D4D4D4"/>
          <w:lang w:eastAsia="en-US"/>
          <w:rPrChange w:id="76" w:author="Iain Murray" w:date="2024-04-03T10:45:00Z">
            <w:rPr>
              <w:color w:val="D4D4D4"/>
              <w:lang w:val="en-US" w:eastAsia="en-US"/>
            </w:rPr>
          </w:rPrChange>
        </w:rPr>
        <w:t>]</w:t>
      </w:r>
    </w:p>
    <w:p w14:paraId="3B15450E" w14:textId="3201E711" w:rsidR="00875BD2" w:rsidRPr="009B5560" w:rsidRDefault="00875BD2" w:rsidP="00875BD2">
      <w:pPr>
        <w:shd w:val="clear" w:color="auto" w:fill="1E1E1E"/>
        <w:spacing w:line="285" w:lineRule="atLeast"/>
        <w:jc w:val="left"/>
        <w:rPr>
          <w:color w:val="D4D4D4"/>
          <w:lang w:eastAsia="en-US"/>
          <w:rPrChange w:id="77" w:author="Iain Murray" w:date="2024-04-03T10:45:00Z">
            <w:rPr>
              <w:color w:val="D4D4D4"/>
              <w:lang w:val="en-US" w:eastAsia="en-US"/>
            </w:rPr>
          </w:rPrChange>
        </w:rPr>
      </w:pPr>
      <w:r w:rsidRPr="009B5560">
        <w:rPr>
          <w:color w:val="6A9955"/>
          <w:lang w:eastAsia="en-US"/>
          <w:rPrChange w:id="78" w:author="Iain Murray" w:date="2024-04-03T10:45:00Z">
            <w:rPr>
              <w:color w:val="6A9955"/>
              <w:lang w:val="en-US" w:eastAsia="en-US"/>
            </w:rPr>
          </w:rPrChange>
        </w:rPr>
        <w:t># This gives the path to the JSON file</w:t>
      </w:r>
    </w:p>
    <w:p w14:paraId="3A06F444" w14:textId="77777777" w:rsidR="00875BD2" w:rsidRPr="009B5560" w:rsidRDefault="00875BD2" w:rsidP="00875BD2">
      <w:pPr>
        <w:shd w:val="clear" w:color="auto" w:fill="1E1E1E"/>
        <w:spacing w:line="285" w:lineRule="atLeast"/>
        <w:jc w:val="left"/>
        <w:rPr>
          <w:color w:val="D4D4D4"/>
          <w:lang w:eastAsia="en-US"/>
          <w:rPrChange w:id="79" w:author="Iain Murray" w:date="2024-04-03T10:45:00Z">
            <w:rPr>
              <w:color w:val="D4D4D4"/>
              <w:lang w:val="en-US" w:eastAsia="en-US"/>
            </w:rPr>
          </w:rPrChange>
        </w:rPr>
      </w:pPr>
      <w:proofErr w:type="spellStart"/>
      <w:r w:rsidRPr="009B5560">
        <w:rPr>
          <w:color w:val="9CDCFE"/>
          <w:lang w:eastAsia="en-US"/>
          <w:rPrChange w:id="80" w:author="Iain Murray" w:date="2024-04-03T10:45:00Z">
            <w:rPr>
              <w:color w:val="9CDCFE"/>
              <w:lang w:val="en-US" w:eastAsia="en-US"/>
            </w:rPr>
          </w:rPrChange>
        </w:rPr>
        <w:t>json_file</w:t>
      </w:r>
      <w:proofErr w:type="spellEnd"/>
      <w:r w:rsidRPr="009B5560">
        <w:rPr>
          <w:color w:val="D4D4D4"/>
          <w:lang w:eastAsia="en-US"/>
          <w:rPrChange w:id="81" w:author="Iain Murray" w:date="2024-04-03T10:45:00Z">
            <w:rPr>
              <w:color w:val="D4D4D4"/>
              <w:lang w:val="en-US" w:eastAsia="en-US"/>
            </w:rPr>
          </w:rPrChange>
        </w:rPr>
        <w:t xml:space="preserve"> = </w:t>
      </w:r>
      <w:proofErr w:type="spellStart"/>
      <w:proofErr w:type="gramStart"/>
      <w:r w:rsidRPr="009B5560">
        <w:rPr>
          <w:color w:val="4EC9B0"/>
          <w:lang w:eastAsia="en-US"/>
          <w:rPrChange w:id="82" w:author="Iain Murray" w:date="2024-04-03T10:45:00Z">
            <w:rPr>
              <w:color w:val="4EC9B0"/>
              <w:lang w:val="en-US" w:eastAsia="en-US"/>
            </w:rPr>
          </w:rPrChange>
        </w:rPr>
        <w:t>os</w:t>
      </w:r>
      <w:r w:rsidRPr="009B5560">
        <w:rPr>
          <w:color w:val="D4D4D4"/>
          <w:lang w:eastAsia="en-US"/>
          <w:rPrChange w:id="83" w:author="Iain Murray" w:date="2024-04-03T10:45:00Z">
            <w:rPr>
              <w:color w:val="D4D4D4"/>
              <w:lang w:val="en-US" w:eastAsia="en-US"/>
            </w:rPr>
          </w:rPrChange>
        </w:rPr>
        <w:t>.</w:t>
      </w:r>
      <w:r w:rsidRPr="009B5560">
        <w:rPr>
          <w:color w:val="9CDCFE"/>
          <w:lang w:eastAsia="en-US"/>
          <w:rPrChange w:id="84" w:author="Iain Murray" w:date="2024-04-03T10:45:00Z">
            <w:rPr>
              <w:color w:val="9CDCFE"/>
              <w:lang w:val="en-US" w:eastAsia="en-US"/>
            </w:rPr>
          </w:rPrChange>
        </w:rPr>
        <w:t>path</w:t>
      </w:r>
      <w:proofErr w:type="gramEnd"/>
      <w:r w:rsidRPr="009B5560">
        <w:rPr>
          <w:color w:val="D4D4D4"/>
          <w:lang w:eastAsia="en-US"/>
          <w:rPrChange w:id="85" w:author="Iain Murray" w:date="2024-04-03T10:45:00Z">
            <w:rPr>
              <w:color w:val="D4D4D4"/>
              <w:lang w:val="en-US" w:eastAsia="en-US"/>
            </w:rPr>
          </w:rPrChange>
        </w:rPr>
        <w:t>.</w:t>
      </w:r>
      <w:r w:rsidRPr="009B5560">
        <w:rPr>
          <w:color w:val="DCDCAA"/>
          <w:lang w:eastAsia="en-US"/>
          <w:rPrChange w:id="86" w:author="Iain Murray" w:date="2024-04-03T10:45:00Z">
            <w:rPr>
              <w:color w:val="DCDCAA"/>
              <w:lang w:val="en-US" w:eastAsia="en-US"/>
            </w:rPr>
          </w:rPrChange>
        </w:rPr>
        <w:t>join</w:t>
      </w:r>
      <w:proofErr w:type="spellEnd"/>
      <w:r w:rsidRPr="009B5560">
        <w:rPr>
          <w:color w:val="D4D4D4"/>
          <w:lang w:eastAsia="en-US"/>
          <w:rPrChange w:id="87" w:author="Iain Murray" w:date="2024-04-03T10:45:00Z">
            <w:rPr>
              <w:color w:val="D4D4D4"/>
              <w:lang w:val="en-US" w:eastAsia="en-US"/>
            </w:rPr>
          </w:rPrChange>
        </w:rPr>
        <w:t>(</w:t>
      </w:r>
      <w:proofErr w:type="spellStart"/>
      <w:r w:rsidRPr="009B5560">
        <w:rPr>
          <w:color w:val="9CDCFE"/>
          <w:lang w:eastAsia="en-US"/>
          <w:rPrChange w:id="88" w:author="Iain Murray" w:date="2024-04-03T10:45:00Z">
            <w:rPr>
              <w:color w:val="9CDCFE"/>
              <w:lang w:val="en-US" w:eastAsia="en-US"/>
            </w:rPr>
          </w:rPrChange>
        </w:rPr>
        <w:t>desktop_path</w:t>
      </w:r>
      <w:proofErr w:type="spellEnd"/>
      <w:r w:rsidRPr="009B5560">
        <w:rPr>
          <w:color w:val="D4D4D4"/>
          <w:lang w:eastAsia="en-US"/>
          <w:rPrChange w:id="89" w:author="Iain Murray" w:date="2024-04-03T10:45:00Z">
            <w:rPr>
              <w:color w:val="D4D4D4"/>
              <w:lang w:val="en-US" w:eastAsia="en-US"/>
            </w:rPr>
          </w:rPrChange>
        </w:rPr>
        <w:t xml:space="preserve">, </w:t>
      </w:r>
      <w:r w:rsidRPr="009B5560">
        <w:rPr>
          <w:color w:val="CE9178"/>
          <w:lang w:eastAsia="en-US"/>
          <w:rPrChange w:id="90" w:author="Iain Murray" w:date="2024-04-03T10:45:00Z">
            <w:rPr>
              <w:color w:val="CE9178"/>
              <w:lang w:val="en-US" w:eastAsia="en-US"/>
            </w:rPr>
          </w:rPrChange>
        </w:rPr>
        <w:t>'</w:t>
      </w:r>
      <w:proofErr w:type="spellStart"/>
      <w:r w:rsidRPr="009B5560">
        <w:rPr>
          <w:color w:val="CE9178"/>
          <w:lang w:eastAsia="en-US"/>
          <w:rPrChange w:id="91" w:author="Iain Murray" w:date="2024-04-03T10:45:00Z">
            <w:rPr>
              <w:color w:val="CE9178"/>
              <w:lang w:val="en-US" w:eastAsia="en-US"/>
            </w:rPr>
          </w:rPrChange>
        </w:rPr>
        <w:t>test.json</w:t>
      </w:r>
      <w:proofErr w:type="spellEnd"/>
      <w:r w:rsidRPr="009B5560">
        <w:rPr>
          <w:color w:val="CE9178"/>
          <w:lang w:eastAsia="en-US"/>
          <w:rPrChange w:id="92" w:author="Iain Murray" w:date="2024-04-03T10:45:00Z">
            <w:rPr>
              <w:color w:val="CE9178"/>
              <w:lang w:val="en-US" w:eastAsia="en-US"/>
            </w:rPr>
          </w:rPrChange>
        </w:rPr>
        <w:t>'</w:t>
      </w:r>
      <w:r w:rsidRPr="009B5560">
        <w:rPr>
          <w:color w:val="D4D4D4"/>
          <w:lang w:eastAsia="en-US"/>
          <w:rPrChange w:id="93" w:author="Iain Murray" w:date="2024-04-03T10:45:00Z">
            <w:rPr>
              <w:color w:val="D4D4D4"/>
              <w:lang w:val="en-US" w:eastAsia="en-US"/>
            </w:rPr>
          </w:rPrChange>
        </w:rPr>
        <w:t>)</w:t>
      </w:r>
    </w:p>
    <w:p w14:paraId="1E04EC5F" w14:textId="77777777" w:rsidR="00875BD2" w:rsidRPr="009B5560" w:rsidRDefault="00875BD2" w:rsidP="00875BD2">
      <w:pPr>
        <w:shd w:val="clear" w:color="auto" w:fill="1E1E1E"/>
        <w:jc w:val="left"/>
        <w:rPr>
          <w:color w:val="6A9955"/>
          <w:sz w:val="2"/>
          <w:lang w:eastAsia="en-US"/>
          <w:rPrChange w:id="94" w:author="Iain Murray" w:date="2024-04-03T10:45:00Z">
            <w:rPr>
              <w:color w:val="6A9955"/>
              <w:sz w:val="2"/>
              <w:lang w:val="en-US" w:eastAsia="en-US"/>
            </w:rPr>
          </w:rPrChange>
        </w:rPr>
      </w:pPr>
    </w:p>
    <w:p w14:paraId="1A9327CF" w14:textId="5683FC81" w:rsidR="00875BD2" w:rsidRPr="009B5560" w:rsidRDefault="00875BD2" w:rsidP="00875BD2">
      <w:pPr>
        <w:shd w:val="clear" w:color="auto" w:fill="1E1E1E"/>
        <w:spacing w:line="285" w:lineRule="atLeast"/>
        <w:jc w:val="left"/>
        <w:rPr>
          <w:color w:val="D4D4D4"/>
          <w:lang w:eastAsia="en-US"/>
          <w:rPrChange w:id="95" w:author="Iain Murray" w:date="2024-04-03T10:45:00Z">
            <w:rPr>
              <w:color w:val="D4D4D4"/>
              <w:lang w:val="en-US" w:eastAsia="en-US"/>
            </w:rPr>
          </w:rPrChange>
        </w:rPr>
      </w:pPr>
      <w:r w:rsidRPr="009B5560">
        <w:rPr>
          <w:color w:val="6A9955"/>
          <w:lang w:eastAsia="en-US"/>
          <w:rPrChange w:id="96" w:author="Iain Murray" w:date="2024-04-03T10:45:00Z">
            <w:rPr>
              <w:color w:val="6A9955"/>
              <w:lang w:val="en-US" w:eastAsia="en-US"/>
            </w:rPr>
          </w:rPrChange>
        </w:rPr>
        <w:t># The code line below combines the CSV files</w:t>
      </w:r>
    </w:p>
    <w:p w14:paraId="1A6AFCDA" w14:textId="77777777" w:rsidR="00875BD2" w:rsidRPr="009B5560" w:rsidRDefault="00875BD2" w:rsidP="00875BD2">
      <w:pPr>
        <w:shd w:val="clear" w:color="auto" w:fill="1E1E1E"/>
        <w:spacing w:line="285" w:lineRule="atLeast"/>
        <w:jc w:val="left"/>
        <w:rPr>
          <w:color w:val="D4D4D4"/>
          <w:lang w:eastAsia="en-US"/>
          <w:rPrChange w:id="97" w:author="Iain Murray" w:date="2024-04-03T10:45:00Z">
            <w:rPr>
              <w:color w:val="D4D4D4"/>
              <w:lang w:val="en-US" w:eastAsia="en-US"/>
            </w:rPr>
          </w:rPrChange>
        </w:rPr>
      </w:pPr>
      <w:proofErr w:type="spellStart"/>
      <w:r w:rsidRPr="009B5560">
        <w:rPr>
          <w:color w:val="9CDCFE"/>
          <w:lang w:eastAsia="en-US"/>
          <w:rPrChange w:id="98" w:author="Iain Murray" w:date="2024-04-03T10:45:00Z">
            <w:rPr>
              <w:color w:val="9CDCFE"/>
              <w:lang w:val="en-US" w:eastAsia="en-US"/>
            </w:rPr>
          </w:rPrChange>
        </w:rPr>
        <w:t>combined_data</w:t>
      </w:r>
      <w:proofErr w:type="spellEnd"/>
      <w:r w:rsidRPr="009B5560">
        <w:rPr>
          <w:color w:val="D4D4D4"/>
          <w:lang w:eastAsia="en-US"/>
          <w:rPrChange w:id="99" w:author="Iain Murray" w:date="2024-04-03T10:45:00Z">
            <w:rPr>
              <w:color w:val="D4D4D4"/>
              <w:lang w:val="en-US" w:eastAsia="en-US"/>
            </w:rPr>
          </w:rPrChange>
        </w:rPr>
        <w:t xml:space="preserve"> = []</w:t>
      </w:r>
    </w:p>
    <w:p w14:paraId="15730A12" w14:textId="77777777" w:rsidR="00875BD2" w:rsidRPr="009B5560" w:rsidRDefault="00875BD2" w:rsidP="00875BD2">
      <w:pPr>
        <w:shd w:val="clear" w:color="auto" w:fill="1E1E1E"/>
        <w:spacing w:line="285" w:lineRule="atLeast"/>
        <w:jc w:val="left"/>
        <w:rPr>
          <w:color w:val="D4D4D4"/>
          <w:lang w:eastAsia="en-US"/>
          <w:rPrChange w:id="100" w:author="Iain Murray" w:date="2024-04-03T10:45:00Z">
            <w:rPr>
              <w:color w:val="D4D4D4"/>
              <w:lang w:val="en-US" w:eastAsia="en-US"/>
            </w:rPr>
          </w:rPrChange>
        </w:rPr>
      </w:pPr>
      <w:r w:rsidRPr="009B5560">
        <w:rPr>
          <w:color w:val="C586C0"/>
          <w:lang w:eastAsia="en-US"/>
          <w:rPrChange w:id="101" w:author="Iain Murray" w:date="2024-04-03T10:45:00Z">
            <w:rPr>
              <w:color w:val="C586C0"/>
              <w:lang w:val="en-US" w:eastAsia="en-US"/>
            </w:rPr>
          </w:rPrChange>
        </w:rPr>
        <w:t>for</w:t>
      </w:r>
      <w:r w:rsidRPr="009B5560">
        <w:rPr>
          <w:color w:val="D4D4D4"/>
          <w:lang w:eastAsia="en-US"/>
          <w:rPrChange w:id="102" w:author="Iain Murray" w:date="2024-04-03T10:45:00Z">
            <w:rPr>
              <w:color w:val="D4D4D4"/>
              <w:lang w:val="en-US" w:eastAsia="en-US"/>
            </w:rPr>
          </w:rPrChange>
        </w:rPr>
        <w:t xml:space="preserve"> </w:t>
      </w:r>
      <w:proofErr w:type="spellStart"/>
      <w:r w:rsidRPr="009B5560">
        <w:rPr>
          <w:color w:val="9CDCFE"/>
          <w:lang w:eastAsia="en-US"/>
          <w:rPrChange w:id="103" w:author="Iain Murray" w:date="2024-04-03T10:45:00Z">
            <w:rPr>
              <w:color w:val="9CDCFE"/>
              <w:lang w:val="en-US" w:eastAsia="en-US"/>
            </w:rPr>
          </w:rPrChange>
        </w:rPr>
        <w:t>csv_file</w:t>
      </w:r>
      <w:proofErr w:type="spellEnd"/>
      <w:r w:rsidRPr="009B5560">
        <w:rPr>
          <w:color w:val="D4D4D4"/>
          <w:lang w:eastAsia="en-US"/>
          <w:rPrChange w:id="104" w:author="Iain Murray" w:date="2024-04-03T10:45:00Z">
            <w:rPr>
              <w:color w:val="D4D4D4"/>
              <w:lang w:val="en-US" w:eastAsia="en-US"/>
            </w:rPr>
          </w:rPrChange>
        </w:rPr>
        <w:t xml:space="preserve"> </w:t>
      </w:r>
      <w:r w:rsidRPr="009B5560">
        <w:rPr>
          <w:color w:val="C586C0"/>
          <w:lang w:eastAsia="en-US"/>
          <w:rPrChange w:id="105" w:author="Iain Murray" w:date="2024-04-03T10:45:00Z">
            <w:rPr>
              <w:color w:val="C586C0"/>
              <w:lang w:val="en-US" w:eastAsia="en-US"/>
            </w:rPr>
          </w:rPrChange>
        </w:rPr>
        <w:t>in</w:t>
      </w:r>
      <w:r w:rsidRPr="009B5560">
        <w:rPr>
          <w:color w:val="D4D4D4"/>
          <w:lang w:eastAsia="en-US"/>
          <w:rPrChange w:id="106" w:author="Iain Murray" w:date="2024-04-03T10:45:00Z">
            <w:rPr>
              <w:color w:val="D4D4D4"/>
              <w:lang w:val="en-US" w:eastAsia="en-US"/>
            </w:rPr>
          </w:rPrChange>
        </w:rPr>
        <w:t xml:space="preserve"> </w:t>
      </w:r>
      <w:proofErr w:type="spellStart"/>
      <w:r w:rsidRPr="009B5560">
        <w:rPr>
          <w:color w:val="9CDCFE"/>
          <w:lang w:eastAsia="en-US"/>
          <w:rPrChange w:id="107" w:author="Iain Murray" w:date="2024-04-03T10:45:00Z">
            <w:rPr>
              <w:color w:val="9CDCFE"/>
              <w:lang w:val="en-US" w:eastAsia="en-US"/>
            </w:rPr>
          </w:rPrChange>
        </w:rPr>
        <w:t>csv_files</w:t>
      </w:r>
      <w:proofErr w:type="spellEnd"/>
      <w:r w:rsidRPr="009B5560">
        <w:rPr>
          <w:color w:val="D4D4D4"/>
          <w:lang w:eastAsia="en-US"/>
          <w:rPrChange w:id="108" w:author="Iain Murray" w:date="2024-04-03T10:45:00Z">
            <w:rPr>
              <w:color w:val="D4D4D4"/>
              <w:lang w:val="en-US" w:eastAsia="en-US"/>
            </w:rPr>
          </w:rPrChange>
        </w:rPr>
        <w:t>:</w:t>
      </w:r>
    </w:p>
    <w:p w14:paraId="795603F7" w14:textId="77777777" w:rsidR="00875BD2" w:rsidRPr="009B5560" w:rsidRDefault="00875BD2" w:rsidP="00875BD2">
      <w:pPr>
        <w:shd w:val="clear" w:color="auto" w:fill="1E1E1E"/>
        <w:spacing w:line="285" w:lineRule="atLeast"/>
        <w:jc w:val="left"/>
        <w:rPr>
          <w:color w:val="D4D4D4"/>
          <w:lang w:eastAsia="en-US"/>
          <w:rPrChange w:id="109" w:author="Iain Murray" w:date="2024-04-03T10:45:00Z">
            <w:rPr>
              <w:color w:val="D4D4D4"/>
              <w:lang w:val="en-US" w:eastAsia="en-US"/>
            </w:rPr>
          </w:rPrChange>
        </w:rPr>
      </w:pPr>
      <w:r w:rsidRPr="009B5560">
        <w:rPr>
          <w:color w:val="D4D4D4"/>
          <w:lang w:eastAsia="en-US"/>
          <w:rPrChange w:id="110" w:author="Iain Murray" w:date="2024-04-03T10:45:00Z">
            <w:rPr>
              <w:color w:val="D4D4D4"/>
              <w:lang w:val="en-US" w:eastAsia="en-US"/>
            </w:rPr>
          </w:rPrChange>
        </w:rPr>
        <w:t xml:space="preserve">    </w:t>
      </w:r>
      <w:r w:rsidRPr="009B5560">
        <w:rPr>
          <w:color w:val="C586C0"/>
          <w:lang w:eastAsia="en-US"/>
          <w:rPrChange w:id="111" w:author="Iain Murray" w:date="2024-04-03T10:45:00Z">
            <w:rPr>
              <w:color w:val="C586C0"/>
              <w:lang w:val="en-US" w:eastAsia="en-US"/>
            </w:rPr>
          </w:rPrChange>
        </w:rPr>
        <w:t>with</w:t>
      </w:r>
      <w:r w:rsidRPr="009B5560">
        <w:rPr>
          <w:color w:val="D4D4D4"/>
          <w:lang w:eastAsia="en-US"/>
          <w:rPrChange w:id="112" w:author="Iain Murray" w:date="2024-04-03T10:45:00Z">
            <w:rPr>
              <w:color w:val="D4D4D4"/>
              <w:lang w:val="en-US" w:eastAsia="en-US"/>
            </w:rPr>
          </w:rPrChange>
        </w:rPr>
        <w:t xml:space="preserve"> </w:t>
      </w:r>
      <w:proofErr w:type="gramStart"/>
      <w:r w:rsidRPr="009B5560">
        <w:rPr>
          <w:color w:val="DCDCAA"/>
          <w:lang w:eastAsia="en-US"/>
          <w:rPrChange w:id="113" w:author="Iain Murray" w:date="2024-04-03T10:45:00Z">
            <w:rPr>
              <w:color w:val="DCDCAA"/>
              <w:lang w:val="en-US" w:eastAsia="en-US"/>
            </w:rPr>
          </w:rPrChange>
        </w:rPr>
        <w:t>open</w:t>
      </w:r>
      <w:r w:rsidRPr="009B5560">
        <w:rPr>
          <w:color w:val="D4D4D4"/>
          <w:lang w:eastAsia="en-US"/>
          <w:rPrChange w:id="114" w:author="Iain Murray" w:date="2024-04-03T10:45:00Z">
            <w:rPr>
              <w:color w:val="D4D4D4"/>
              <w:lang w:val="en-US" w:eastAsia="en-US"/>
            </w:rPr>
          </w:rPrChange>
        </w:rPr>
        <w:t>(</w:t>
      </w:r>
      <w:proofErr w:type="spellStart"/>
      <w:proofErr w:type="gramEnd"/>
      <w:r w:rsidRPr="009B5560">
        <w:rPr>
          <w:color w:val="9CDCFE"/>
          <w:lang w:eastAsia="en-US"/>
          <w:rPrChange w:id="115" w:author="Iain Murray" w:date="2024-04-03T10:45:00Z">
            <w:rPr>
              <w:color w:val="9CDCFE"/>
              <w:lang w:val="en-US" w:eastAsia="en-US"/>
            </w:rPr>
          </w:rPrChange>
        </w:rPr>
        <w:t>csv_file</w:t>
      </w:r>
      <w:proofErr w:type="spellEnd"/>
      <w:r w:rsidRPr="009B5560">
        <w:rPr>
          <w:color w:val="D4D4D4"/>
          <w:lang w:eastAsia="en-US"/>
          <w:rPrChange w:id="116" w:author="Iain Murray" w:date="2024-04-03T10:45:00Z">
            <w:rPr>
              <w:color w:val="D4D4D4"/>
              <w:lang w:val="en-US" w:eastAsia="en-US"/>
            </w:rPr>
          </w:rPrChange>
        </w:rPr>
        <w:t xml:space="preserve">, </w:t>
      </w:r>
      <w:r w:rsidRPr="009B5560">
        <w:rPr>
          <w:color w:val="CE9178"/>
          <w:lang w:eastAsia="en-US"/>
          <w:rPrChange w:id="117" w:author="Iain Murray" w:date="2024-04-03T10:45:00Z">
            <w:rPr>
              <w:color w:val="CE9178"/>
              <w:lang w:val="en-US" w:eastAsia="en-US"/>
            </w:rPr>
          </w:rPrChange>
        </w:rPr>
        <w:t>'r'</w:t>
      </w:r>
      <w:r w:rsidRPr="009B5560">
        <w:rPr>
          <w:color w:val="D4D4D4"/>
          <w:lang w:eastAsia="en-US"/>
          <w:rPrChange w:id="118" w:author="Iain Murray" w:date="2024-04-03T10:45:00Z">
            <w:rPr>
              <w:color w:val="D4D4D4"/>
              <w:lang w:val="en-US" w:eastAsia="en-US"/>
            </w:rPr>
          </w:rPrChange>
        </w:rPr>
        <w:t xml:space="preserve">) </w:t>
      </w:r>
      <w:r w:rsidRPr="009B5560">
        <w:rPr>
          <w:color w:val="C586C0"/>
          <w:lang w:eastAsia="en-US"/>
          <w:rPrChange w:id="119" w:author="Iain Murray" w:date="2024-04-03T10:45:00Z">
            <w:rPr>
              <w:color w:val="C586C0"/>
              <w:lang w:val="en-US" w:eastAsia="en-US"/>
            </w:rPr>
          </w:rPrChange>
        </w:rPr>
        <w:t>as</w:t>
      </w:r>
      <w:r w:rsidRPr="009B5560">
        <w:rPr>
          <w:color w:val="D4D4D4"/>
          <w:lang w:eastAsia="en-US"/>
          <w:rPrChange w:id="120" w:author="Iain Murray" w:date="2024-04-03T10:45:00Z">
            <w:rPr>
              <w:color w:val="D4D4D4"/>
              <w:lang w:val="en-US" w:eastAsia="en-US"/>
            </w:rPr>
          </w:rPrChange>
        </w:rPr>
        <w:t xml:space="preserve"> </w:t>
      </w:r>
      <w:r w:rsidRPr="009B5560">
        <w:rPr>
          <w:color w:val="9CDCFE"/>
          <w:lang w:eastAsia="en-US"/>
          <w:rPrChange w:id="121" w:author="Iain Murray" w:date="2024-04-03T10:45:00Z">
            <w:rPr>
              <w:color w:val="9CDCFE"/>
              <w:lang w:val="en-US" w:eastAsia="en-US"/>
            </w:rPr>
          </w:rPrChange>
        </w:rPr>
        <w:t>f</w:t>
      </w:r>
      <w:r w:rsidRPr="009B5560">
        <w:rPr>
          <w:color w:val="D4D4D4"/>
          <w:lang w:eastAsia="en-US"/>
          <w:rPrChange w:id="122" w:author="Iain Murray" w:date="2024-04-03T10:45:00Z">
            <w:rPr>
              <w:color w:val="D4D4D4"/>
              <w:lang w:val="en-US" w:eastAsia="en-US"/>
            </w:rPr>
          </w:rPrChange>
        </w:rPr>
        <w:t>:</w:t>
      </w:r>
    </w:p>
    <w:p w14:paraId="73E31A1B" w14:textId="77777777" w:rsidR="00875BD2" w:rsidRPr="009B5560" w:rsidRDefault="00875BD2" w:rsidP="00875BD2">
      <w:pPr>
        <w:shd w:val="clear" w:color="auto" w:fill="1E1E1E"/>
        <w:spacing w:line="285" w:lineRule="atLeast"/>
        <w:jc w:val="left"/>
        <w:rPr>
          <w:color w:val="D4D4D4"/>
          <w:lang w:eastAsia="en-US"/>
          <w:rPrChange w:id="123" w:author="Iain Murray" w:date="2024-04-03T10:45:00Z">
            <w:rPr>
              <w:color w:val="D4D4D4"/>
              <w:lang w:val="en-US" w:eastAsia="en-US"/>
            </w:rPr>
          </w:rPrChange>
        </w:rPr>
      </w:pPr>
      <w:r w:rsidRPr="009B5560">
        <w:rPr>
          <w:color w:val="D4D4D4"/>
          <w:lang w:eastAsia="en-US"/>
          <w:rPrChange w:id="124" w:author="Iain Murray" w:date="2024-04-03T10:45:00Z">
            <w:rPr>
              <w:color w:val="D4D4D4"/>
              <w:lang w:val="en-US" w:eastAsia="en-US"/>
            </w:rPr>
          </w:rPrChange>
        </w:rPr>
        <w:t xml:space="preserve">        </w:t>
      </w:r>
      <w:proofErr w:type="spellStart"/>
      <w:r w:rsidRPr="009B5560">
        <w:rPr>
          <w:color w:val="9CDCFE"/>
          <w:lang w:eastAsia="en-US"/>
          <w:rPrChange w:id="125" w:author="Iain Murray" w:date="2024-04-03T10:45:00Z">
            <w:rPr>
              <w:color w:val="9CDCFE"/>
              <w:lang w:val="en-US" w:eastAsia="en-US"/>
            </w:rPr>
          </w:rPrChange>
        </w:rPr>
        <w:t>csv_reader</w:t>
      </w:r>
      <w:proofErr w:type="spellEnd"/>
      <w:r w:rsidRPr="009B5560">
        <w:rPr>
          <w:color w:val="D4D4D4"/>
          <w:lang w:eastAsia="en-US"/>
          <w:rPrChange w:id="126" w:author="Iain Murray" w:date="2024-04-03T10:45:00Z">
            <w:rPr>
              <w:color w:val="D4D4D4"/>
              <w:lang w:val="en-US" w:eastAsia="en-US"/>
            </w:rPr>
          </w:rPrChange>
        </w:rPr>
        <w:t xml:space="preserve"> = </w:t>
      </w:r>
      <w:proofErr w:type="spellStart"/>
      <w:proofErr w:type="gramStart"/>
      <w:r w:rsidRPr="009B5560">
        <w:rPr>
          <w:color w:val="4EC9B0"/>
          <w:lang w:eastAsia="en-US"/>
          <w:rPrChange w:id="127" w:author="Iain Murray" w:date="2024-04-03T10:45:00Z">
            <w:rPr>
              <w:color w:val="4EC9B0"/>
              <w:lang w:val="en-US" w:eastAsia="en-US"/>
            </w:rPr>
          </w:rPrChange>
        </w:rPr>
        <w:t>csv</w:t>
      </w:r>
      <w:r w:rsidRPr="009B5560">
        <w:rPr>
          <w:color w:val="D4D4D4"/>
          <w:lang w:eastAsia="en-US"/>
          <w:rPrChange w:id="128" w:author="Iain Murray" w:date="2024-04-03T10:45:00Z">
            <w:rPr>
              <w:color w:val="D4D4D4"/>
              <w:lang w:val="en-US" w:eastAsia="en-US"/>
            </w:rPr>
          </w:rPrChange>
        </w:rPr>
        <w:t>.</w:t>
      </w:r>
      <w:r w:rsidRPr="009B5560">
        <w:rPr>
          <w:color w:val="4EC9B0"/>
          <w:lang w:eastAsia="en-US"/>
          <w:rPrChange w:id="129" w:author="Iain Murray" w:date="2024-04-03T10:45:00Z">
            <w:rPr>
              <w:color w:val="4EC9B0"/>
              <w:lang w:val="en-US" w:eastAsia="en-US"/>
            </w:rPr>
          </w:rPrChange>
        </w:rPr>
        <w:t>DictReader</w:t>
      </w:r>
      <w:proofErr w:type="spellEnd"/>
      <w:proofErr w:type="gramEnd"/>
      <w:r w:rsidRPr="009B5560">
        <w:rPr>
          <w:color w:val="D4D4D4"/>
          <w:lang w:eastAsia="en-US"/>
          <w:rPrChange w:id="130" w:author="Iain Murray" w:date="2024-04-03T10:45:00Z">
            <w:rPr>
              <w:color w:val="D4D4D4"/>
              <w:lang w:val="en-US" w:eastAsia="en-US"/>
            </w:rPr>
          </w:rPrChange>
        </w:rPr>
        <w:t>(</w:t>
      </w:r>
      <w:r w:rsidRPr="009B5560">
        <w:rPr>
          <w:color w:val="9CDCFE"/>
          <w:lang w:eastAsia="en-US"/>
          <w:rPrChange w:id="131" w:author="Iain Murray" w:date="2024-04-03T10:45:00Z">
            <w:rPr>
              <w:color w:val="9CDCFE"/>
              <w:lang w:val="en-US" w:eastAsia="en-US"/>
            </w:rPr>
          </w:rPrChange>
        </w:rPr>
        <w:t>f</w:t>
      </w:r>
      <w:r w:rsidRPr="009B5560">
        <w:rPr>
          <w:color w:val="D4D4D4"/>
          <w:lang w:eastAsia="en-US"/>
          <w:rPrChange w:id="132" w:author="Iain Murray" w:date="2024-04-03T10:45:00Z">
            <w:rPr>
              <w:color w:val="D4D4D4"/>
              <w:lang w:val="en-US" w:eastAsia="en-US"/>
            </w:rPr>
          </w:rPrChange>
        </w:rPr>
        <w:t>)</w:t>
      </w:r>
    </w:p>
    <w:p w14:paraId="6A6D75EB" w14:textId="77777777" w:rsidR="00875BD2" w:rsidRPr="009B5560" w:rsidRDefault="00875BD2" w:rsidP="00875BD2">
      <w:pPr>
        <w:shd w:val="clear" w:color="auto" w:fill="1E1E1E"/>
        <w:spacing w:line="285" w:lineRule="atLeast"/>
        <w:jc w:val="left"/>
        <w:rPr>
          <w:color w:val="D4D4D4"/>
          <w:lang w:eastAsia="en-US"/>
          <w:rPrChange w:id="133" w:author="Iain Murray" w:date="2024-04-03T10:45:00Z">
            <w:rPr>
              <w:color w:val="D4D4D4"/>
              <w:lang w:val="en-US" w:eastAsia="en-US"/>
            </w:rPr>
          </w:rPrChange>
        </w:rPr>
      </w:pPr>
      <w:r w:rsidRPr="009B5560">
        <w:rPr>
          <w:color w:val="D4D4D4"/>
          <w:lang w:eastAsia="en-US"/>
          <w:rPrChange w:id="134" w:author="Iain Murray" w:date="2024-04-03T10:45:00Z">
            <w:rPr>
              <w:color w:val="D4D4D4"/>
              <w:lang w:val="en-US" w:eastAsia="en-US"/>
            </w:rPr>
          </w:rPrChange>
        </w:rPr>
        <w:t xml:space="preserve">        </w:t>
      </w:r>
      <w:proofErr w:type="spellStart"/>
      <w:r w:rsidRPr="009B5560">
        <w:rPr>
          <w:color w:val="9CDCFE"/>
          <w:lang w:eastAsia="en-US"/>
          <w:rPrChange w:id="135" w:author="Iain Murray" w:date="2024-04-03T10:45:00Z">
            <w:rPr>
              <w:color w:val="9CDCFE"/>
              <w:lang w:val="en-US" w:eastAsia="en-US"/>
            </w:rPr>
          </w:rPrChange>
        </w:rPr>
        <w:t>combined_</w:t>
      </w:r>
      <w:proofErr w:type="gramStart"/>
      <w:r w:rsidRPr="009B5560">
        <w:rPr>
          <w:color w:val="9CDCFE"/>
          <w:lang w:eastAsia="en-US"/>
          <w:rPrChange w:id="136" w:author="Iain Murray" w:date="2024-04-03T10:45:00Z">
            <w:rPr>
              <w:color w:val="9CDCFE"/>
              <w:lang w:val="en-US" w:eastAsia="en-US"/>
            </w:rPr>
          </w:rPrChange>
        </w:rPr>
        <w:t>data</w:t>
      </w:r>
      <w:r w:rsidRPr="009B5560">
        <w:rPr>
          <w:color w:val="D4D4D4"/>
          <w:lang w:eastAsia="en-US"/>
          <w:rPrChange w:id="137" w:author="Iain Murray" w:date="2024-04-03T10:45:00Z">
            <w:rPr>
              <w:color w:val="D4D4D4"/>
              <w:lang w:val="en-US" w:eastAsia="en-US"/>
            </w:rPr>
          </w:rPrChange>
        </w:rPr>
        <w:t>.</w:t>
      </w:r>
      <w:r w:rsidRPr="009B5560">
        <w:rPr>
          <w:color w:val="DCDCAA"/>
          <w:lang w:eastAsia="en-US"/>
          <w:rPrChange w:id="138" w:author="Iain Murray" w:date="2024-04-03T10:45:00Z">
            <w:rPr>
              <w:color w:val="DCDCAA"/>
              <w:lang w:val="en-US" w:eastAsia="en-US"/>
            </w:rPr>
          </w:rPrChange>
        </w:rPr>
        <w:t>extend</w:t>
      </w:r>
      <w:proofErr w:type="spellEnd"/>
      <w:proofErr w:type="gramEnd"/>
      <w:r w:rsidRPr="009B5560">
        <w:rPr>
          <w:color w:val="D4D4D4"/>
          <w:lang w:eastAsia="en-US"/>
          <w:rPrChange w:id="139" w:author="Iain Murray" w:date="2024-04-03T10:45:00Z">
            <w:rPr>
              <w:color w:val="D4D4D4"/>
              <w:lang w:val="en-US" w:eastAsia="en-US"/>
            </w:rPr>
          </w:rPrChange>
        </w:rPr>
        <w:t>(</w:t>
      </w:r>
      <w:proofErr w:type="spellStart"/>
      <w:r w:rsidRPr="009B5560">
        <w:rPr>
          <w:color w:val="9CDCFE"/>
          <w:lang w:eastAsia="en-US"/>
          <w:rPrChange w:id="140" w:author="Iain Murray" w:date="2024-04-03T10:45:00Z">
            <w:rPr>
              <w:color w:val="9CDCFE"/>
              <w:lang w:val="en-US" w:eastAsia="en-US"/>
            </w:rPr>
          </w:rPrChange>
        </w:rPr>
        <w:t>csv_reader</w:t>
      </w:r>
      <w:proofErr w:type="spellEnd"/>
      <w:r w:rsidRPr="009B5560">
        <w:rPr>
          <w:color w:val="D4D4D4"/>
          <w:lang w:eastAsia="en-US"/>
          <w:rPrChange w:id="141" w:author="Iain Murray" w:date="2024-04-03T10:45:00Z">
            <w:rPr>
              <w:color w:val="D4D4D4"/>
              <w:lang w:val="en-US" w:eastAsia="en-US"/>
            </w:rPr>
          </w:rPrChange>
        </w:rPr>
        <w:t>)</w:t>
      </w:r>
    </w:p>
    <w:p w14:paraId="495FE7E8" w14:textId="0E7C7763" w:rsidR="00875BD2" w:rsidRPr="009B5560" w:rsidRDefault="00875BD2" w:rsidP="00875BD2">
      <w:pPr>
        <w:shd w:val="clear" w:color="auto" w:fill="1E1E1E"/>
        <w:spacing w:line="285" w:lineRule="atLeast"/>
        <w:jc w:val="left"/>
        <w:rPr>
          <w:color w:val="D4D4D4"/>
          <w:lang w:eastAsia="en-US"/>
          <w:rPrChange w:id="142" w:author="Iain Murray" w:date="2024-04-03T10:45:00Z">
            <w:rPr>
              <w:color w:val="D4D4D4"/>
              <w:lang w:val="en-US" w:eastAsia="en-US"/>
            </w:rPr>
          </w:rPrChange>
        </w:rPr>
      </w:pPr>
      <w:r w:rsidRPr="009B5560">
        <w:rPr>
          <w:color w:val="6A9955"/>
          <w:lang w:eastAsia="en-US"/>
          <w:rPrChange w:id="143" w:author="Iain Murray" w:date="2024-04-03T10:45:00Z">
            <w:rPr>
              <w:color w:val="6A9955"/>
              <w:lang w:val="en-US" w:eastAsia="en-US"/>
            </w:rPr>
          </w:rPrChange>
        </w:rPr>
        <w:t># The code line below writes the combined data to a new JSON file</w:t>
      </w:r>
    </w:p>
    <w:p w14:paraId="7F509DA6" w14:textId="77777777" w:rsidR="00875BD2" w:rsidRPr="009B5560" w:rsidRDefault="00875BD2" w:rsidP="00875BD2">
      <w:pPr>
        <w:shd w:val="clear" w:color="auto" w:fill="1E1E1E"/>
        <w:spacing w:line="285" w:lineRule="atLeast"/>
        <w:jc w:val="left"/>
        <w:rPr>
          <w:color w:val="D4D4D4"/>
          <w:lang w:eastAsia="en-US"/>
          <w:rPrChange w:id="144" w:author="Iain Murray" w:date="2024-04-03T10:45:00Z">
            <w:rPr>
              <w:color w:val="D4D4D4"/>
              <w:lang w:val="en-US" w:eastAsia="en-US"/>
            </w:rPr>
          </w:rPrChange>
        </w:rPr>
      </w:pPr>
      <w:r w:rsidRPr="009B5560">
        <w:rPr>
          <w:color w:val="C586C0"/>
          <w:lang w:eastAsia="en-US"/>
          <w:rPrChange w:id="145" w:author="Iain Murray" w:date="2024-04-03T10:45:00Z">
            <w:rPr>
              <w:color w:val="C586C0"/>
              <w:lang w:val="en-US" w:eastAsia="en-US"/>
            </w:rPr>
          </w:rPrChange>
        </w:rPr>
        <w:t>with</w:t>
      </w:r>
      <w:r w:rsidRPr="009B5560">
        <w:rPr>
          <w:color w:val="D4D4D4"/>
          <w:lang w:eastAsia="en-US"/>
          <w:rPrChange w:id="146" w:author="Iain Murray" w:date="2024-04-03T10:45:00Z">
            <w:rPr>
              <w:color w:val="D4D4D4"/>
              <w:lang w:val="en-US" w:eastAsia="en-US"/>
            </w:rPr>
          </w:rPrChange>
        </w:rPr>
        <w:t xml:space="preserve"> </w:t>
      </w:r>
      <w:proofErr w:type="gramStart"/>
      <w:r w:rsidRPr="009B5560">
        <w:rPr>
          <w:color w:val="DCDCAA"/>
          <w:lang w:eastAsia="en-US"/>
          <w:rPrChange w:id="147" w:author="Iain Murray" w:date="2024-04-03T10:45:00Z">
            <w:rPr>
              <w:color w:val="DCDCAA"/>
              <w:lang w:val="en-US" w:eastAsia="en-US"/>
            </w:rPr>
          </w:rPrChange>
        </w:rPr>
        <w:t>open</w:t>
      </w:r>
      <w:r w:rsidRPr="009B5560">
        <w:rPr>
          <w:color w:val="D4D4D4"/>
          <w:lang w:eastAsia="en-US"/>
          <w:rPrChange w:id="148" w:author="Iain Murray" w:date="2024-04-03T10:45:00Z">
            <w:rPr>
              <w:color w:val="D4D4D4"/>
              <w:lang w:val="en-US" w:eastAsia="en-US"/>
            </w:rPr>
          </w:rPrChange>
        </w:rPr>
        <w:t>(</w:t>
      </w:r>
      <w:proofErr w:type="spellStart"/>
      <w:proofErr w:type="gramEnd"/>
      <w:r w:rsidRPr="009B5560">
        <w:rPr>
          <w:color w:val="9CDCFE"/>
          <w:lang w:eastAsia="en-US"/>
          <w:rPrChange w:id="149" w:author="Iain Murray" w:date="2024-04-03T10:45:00Z">
            <w:rPr>
              <w:color w:val="9CDCFE"/>
              <w:lang w:val="en-US" w:eastAsia="en-US"/>
            </w:rPr>
          </w:rPrChange>
        </w:rPr>
        <w:t>json_file</w:t>
      </w:r>
      <w:proofErr w:type="spellEnd"/>
      <w:r w:rsidRPr="009B5560">
        <w:rPr>
          <w:color w:val="D4D4D4"/>
          <w:lang w:eastAsia="en-US"/>
          <w:rPrChange w:id="150" w:author="Iain Murray" w:date="2024-04-03T10:45:00Z">
            <w:rPr>
              <w:color w:val="D4D4D4"/>
              <w:lang w:val="en-US" w:eastAsia="en-US"/>
            </w:rPr>
          </w:rPrChange>
        </w:rPr>
        <w:t xml:space="preserve">, </w:t>
      </w:r>
      <w:r w:rsidRPr="009B5560">
        <w:rPr>
          <w:color w:val="CE9178"/>
          <w:lang w:eastAsia="en-US"/>
          <w:rPrChange w:id="151" w:author="Iain Murray" w:date="2024-04-03T10:45:00Z">
            <w:rPr>
              <w:color w:val="CE9178"/>
              <w:lang w:val="en-US" w:eastAsia="en-US"/>
            </w:rPr>
          </w:rPrChange>
        </w:rPr>
        <w:t>'w'</w:t>
      </w:r>
      <w:r w:rsidRPr="009B5560">
        <w:rPr>
          <w:color w:val="D4D4D4"/>
          <w:lang w:eastAsia="en-US"/>
          <w:rPrChange w:id="152" w:author="Iain Murray" w:date="2024-04-03T10:45:00Z">
            <w:rPr>
              <w:color w:val="D4D4D4"/>
              <w:lang w:val="en-US" w:eastAsia="en-US"/>
            </w:rPr>
          </w:rPrChange>
        </w:rPr>
        <w:t xml:space="preserve">) </w:t>
      </w:r>
      <w:r w:rsidRPr="009B5560">
        <w:rPr>
          <w:color w:val="C586C0"/>
          <w:lang w:eastAsia="en-US"/>
          <w:rPrChange w:id="153" w:author="Iain Murray" w:date="2024-04-03T10:45:00Z">
            <w:rPr>
              <w:color w:val="C586C0"/>
              <w:lang w:val="en-US" w:eastAsia="en-US"/>
            </w:rPr>
          </w:rPrChange>
        </w:rPr>
        <w:t>as</w:t>
      </w:r>
      <w:r w:rsidRPr="009B5560">
        <w:rPr>
          <w:color w:val="D4D4D4"/>
          <w:lang w:eastAsia="en-US"/>
          <w:rPrChange w:id="154" w:author="Iain Murray" w:date="2024-04-03T10:45:00Z">
            <w:rPr>
              <w:color w:val="D4D4D4"/>
              <w:lang w:val="en-US" w:eastAsia="en-US"/>
            </w:rPr>
          </w:rPrChange>
        </w:rPr>
        <w:t xml:space="preserve"> </w:t>
      </w:r>
      <w:r w:rsidRPr="009B5560">
        <w:rPr>
          <w:color w:val="9CDCFE"/>
          <w:lang w:eastAsia="en-US"/>
          <w:rPrChange w:id="155" w:author="Iain Murray" w:date="2024-04-03T10:45:00Z">
            <w:rPr>
              <w:color w:val="9CDCFE"/>
              <w:lang w:val="en-US" w:eastAsia="en-US"/>
            </w:rPr>
          </w:rPrChange>
        </w:rPr>
        <w:t>f</w:t>
      </w:r>
      <w:r w:rsidRPr="009B5560">
        <w:rPr>
          <w:color w:val="D4D4D4"/>
          <w:lang w:eastAsia="en-US"/>
          <w:rPrChange w:id="156" w:author="Iain Murray" w:date="2024-04-03T10:45:00Z">
            <w:rPr>
              <w:color w:val="D4D4D4"/>
              <w:lang w:val="en-US" w:eastAsia="en-US"/>
            </w:rPr>
          </w:rPrChange>
        </w:rPr>
        <w:t>:</w:t>
      </w:r>
    </w:p>
    <w:p w14:paraId="52BCD87F" w14:textId="77777777" w:rsidR="00875BD2" w:rsidRPr="009B5560" w:rsidRDefault="00875BD2" w:rsidP="00875BD2">
      <w:pPr>
        <w:shd w:val="clear" w:color="auto" w:fill="1E1E1E"/>
        <w:spacing w:line="285" w:lineRule="atLeast"/>
        <w:jc w:val="left"/>
        <w:rPr>
          <w:color w:val="D4D4D4"/>
          <w:lang w:eastAsia="en-US"/>
          <w:rPrChange w:id="157" w:author="Iain Murray" w:date="2024-04-03T10:45:00Z">
            <w:rPr>
              <w:color w:val="D4D4D4"/>
              <w:lang w:val="en-US" w:eastAsia="en-US"/>
            </w:rPr>
          </w:rPrChange>
        </w:rPr>
      </w:pPr>
      <w:r w:rsidRPr="009B5560">
        <w:rPr>
          <w:color w:val="D4D4D4"/>
          <w:lang w:eastAsia="en-US"/>
          <w:rPrChange w:id="158" w:author="Iain Murray" w:date="2024-04-03T10:45:00Z">
            <w:rPr>
              <w:color w:val="D4D4D4"/>
              <w:lang w:val="en-US" w:eastAsia="en-US"/>
            </w:rPr>
          </w:rPrChange>
        </w:rPr>
        <w:t xml:space="preserve">    </w:t>
      </w:r>
      <w:proofErr w:type="spellStart"/>
      <w:proofErr w:type="gramStart"/>
      <w:r w:rsidRPr="009B5560">
        <w:rPr>
          <w:color w:val="4EC9B0"/>
          <w:lang w:eastAsia="en-US"/>
          <w:rPrChange w:id="159" w:author="Iain Murray" w:date="2024-04-03T10:45:00Z">
            <w:rPr>
              <w:color w:val="4EC9B0"/>
              <w:lang w:val="en-US" w:eastAsia="en-US"/>
            </w:rPr>
          </w:rPrChange>
        </w:rPr>
        <w:t>json</w:t>
      </w:r>
      <w:r w:rsidRPr="009B5560">
        <w:rPr>
          <w:color w:val="D4D4D4"/>
          <w:lang w:eastAsia="en-US"/>
          <w:rPrChange w:id="160" w:author="Iain Murray" w:date="2024-04-03T10:45:00Z">
            <w:rPr>
              <w:color w:val="D4D4D4"/>
              <w:lang w:val="en-US" w:eastAsia="en-US"/>
            </w:rPr>
          </w:rPrChange>
        </w:rPr>
        <w:t>.</w:t>
      </w:r>
      <w:r w:rsidRPr="009B5560">
        <w:rPr>
          <w:color w:val="DCDCAA"/>
          <w:lang w:eastAsia="en-US"/>
          <w:rPrChange w:id="161" w:author="Iain Murray" w:date="2024-04-03T10:45:00Z">
            <w:rPr>
              <w:color w:val="DCDCAA"/>
              <w:lang w:val="en-US" w:eastAsia="en-US"/>
            </w:rPr>
          </w:rPrChange>
        </w:rPr>
        <w:t>dump</w:t>
      </w:r>
      <w:proofErr w:type="spellEnd"/>
      <w:proofErr w:type="gramEnd"/>
      <w:r w:rsidRPr="009B5560">
        <w:rPr>
          <w:color w:val="D4D4D4"/>
          <w:lang w:eastAsia="en-US"/>
          <w:rPrChange w:id="162" w:author="Iain Murray" w:date="2024-04-03T10:45:00Z">
            <w:rPr>
              <w:color w:val="D4D4D4"/>
              <w:lang w:val="en-US" w:eastAsia="en-US"/>
            </w:rPr>
          </w:rPrChange>
        </w:rPr>
        <w:t>(</w:t>
      </w:r>
      <w:proofErr w:type="spellStart"/>
      <w:r w:rsidRPr="009B5560">
        <w:rPr>
          <w:color w:val="9CDCFE"/>
          <w:lang w:eastAsia="en-US"/>
          <w:rPrChange w:id="163" w:author="Iain Murray" w:date="2024-04-03T10:45:00Z">
            <w:rPr>
              <w:color w:val="9CDCFE"/>
              <w:lang w:val="en-US" w:eastAsia="en-US"/>
            </w:rPr>
          </w:rPrChange>
        </w:rPr>
        <w:t>combined_data</w:t>
      </w:r>
      <w:proofErr w:type="spellEnd"/>
      <w:r w:rsidRPr="009B5560">
        <w:rPr>
          <w:color w:val="D4D4D4"/>
          <w:lang w:eastAsia="en-US"/>
          <w:rPrChange w:id="164" w:author="Iain Murray" w:date="2024-04-03T10:45:00Z">
            <w:rPr>
              <w:color w:val="D4D4D4"/>
              <w:lang w:val="en-US" w:eastAsia="en-US"/>
            </w:rPr>
          </w:rPrChange>
        </w:rPr>
        <w:t xml:space="preserve">, </w:t>
      </w:r>
      <w:r w:rsidRPr="009B5560">
        <w:rPr>
          <w:color w:val="9CDCFE"/>
          <w:lang w:eastAsia="en-US"/>
          <w:rPrChange w:id="165" w:author="Iain Murray" w:date="2024-04-03T10:45:00Z">
            <w:rPr>
              <w:color w:val="9CDCFE"/>
              <w:lang w:val="en-US" w:eastAsia="en-US"/>
            </w:rPr>
          </w:rPrChange>
        </w:rPr>
        <w:t>f</w:t>
      </w:r>
      <w:r w:rsidRPr="009B5560">
        <w:rPr>
          <w:color w:val="D4D4D4"/>
          <w:lang w:eastAsia="en-US"/>
          <w:rPrChange w:id="166" w:author="Iain Murray" w:date="2024-04-03T10:45:00Z">
            <w:rPr>
              <w:color w:val="D4D4D4"/>
              <w:lang w:val="en-US" w:eastAsia="en-US"/>
            </w:rPr>
          </w:rPrChange>
        </w:rPr>
        <w:t xml:space="preserve">, </w:t>
      </w:r>
      <w:r w:rsidRPr="009B5560">
        <w:rPr>
          <w:color w:val="9CDCFE"/>
          <w:lang w:eastAsia="en-US"/>
          <w:rPrChange w:id="167" w:author="Iain Murray" w:date="2024-04-03T10:45:00Z">
            <w:rPr>
              <w:color w:val="9CDCFE"/>
              <w:lang w:val="en-US" w:eastAsia="en-US"/>
            </w:rPr>
          </w:rPrChange>
        </w:rPr>
        <w:t>indent</w:t>
      </w:r>
      <w:r w:rsidRPr="009B5560">
        <w:rPr>
          <w:color w:val="D4D4D4"/>
          <w:lang w:eastAsia="en-US"/>
          <w:rPrChange w:id="168" w:author="Iain Murray" w:date="2024-04-03T10:45:00Z">
            <w:rPr>
              <w:color w:val="D4D4D4"/>
              <w:lang w:val="en-US" w:eastAsia="en-US"/>
            </w:rPr>
          </w:rPrChange>
        </w:rPr>
        <w:t>=</w:t>
      </w:r>
      <w:r w:rsidRPr="009B5560">
        <w:rPr>
          <w:color w:val="B5CEA8"/>
          <w:lang w:eastAsia="en-US"/>
          <w:rPrChange w:id="169" w:author="Iain Murray" w:date="2024-04-03T10:45:00Z">
            <w:rPr>
              <w:color w:val="B5CEA8"/>
              <w:lang w:val="en-US" w:eastAsia="en-US"/>
            </w:rPr>
          </w:rPrChange>
        </w:rPr>
        <w:t>4</w:t>
      </w:r>
      <w:r w:rsidRPr="009B5560">
        <w:rPr>
          <w:color w:val="D4D4D4"/>
          <w:lang w:eastAsia="en-US"/>
          <w:rPrChange w:id="170" w:author="Iain Murray" w:date="2024-04-03T10:45:00Z">
            <w:rPr>
              <w:color w:val="D4D4D4"/>
              <w:lang w:val="en-US" w:eastAsia="en-US"/>
            </w:rPr>
          </w:rPrChange>
        </w:rPr>
        <w:t>)</w:t>
      </w:r>
    </w:p>
    <w:p w14:paraId="3E1AF8C4" w14:textId="77777777" w:rsidR="00875BD2" w:rsidRPr="009B5560" w:rsidRDefault="00875BD2" w:rsidP="00875BD2">
      <w:pPr>
        <w:shd w:val="clear" w:color="auto" w:fill="1E1E1E"/>
        <w:spacing w:line="285" w:lineRule="atLeast"/>
        <w:jc w:val="left"/>
        <w:rPr>
          <w:color w:val="D4D4D4"/>
          <w:lang w:eastAsia="en-US"/>
          <w:rPrChange w:id="171" w:author="Iain Murray" w:date="2024-04-03T10:45:00Z">
            <w:rPr>
              <w:color w:val="D4D4D4"/>
              <w:lang w:val="en-US" w:eastAsia="en-US"/>
            </w:rPr>
          </w:rPrChange>
        </w:rPr>
      </w:pPr>
      <w:proofErr w:type="gramStart"/>
      <w:r w:rsidRPr="009B5560">
        <w:rPr>
          <w:color w:val="DCDCAA"/>
          <w:lang w:eastAsia="en-US"/>
          <w:rPrChange w:id="172" w:author="Iain Murray" w:date="2024-04-03T10:45:00Z">
            <w:rPr>
              <w:color w:val="DCDCAA"/>
              <w:lang w:val="en-US" w:eastAsia="en-US"/>
            </w:rPr>
          </w:rPrChange>
        </w:rPr>
        <w:t>print</w:t>
      </w:r>
      <w:r w:rsidRPr="009B5560">
        <w:rPr>
          <w:color w:val="D4D4D4"/>
          <w:lang w:eastAsia="en-US"/>
          <w:rPrChange w:id="173" w:author="Iain Murray" w:date="2024-04-03T10:45:00Z">
            <w:rPr>
              <w:color w:val="D4D4D4"/>
              <w:lang w:val="en-US" w:eastAsia="en-US"/>
            </w:rPr>
          </w:rPrChange>
        </w:rPr>
        <w:t>(</w:t>
      </w:r>
      <w:proofErr w:type="gramEnd"/>
      <w:r w:rsidRPr="009B5560">
        <w:rPr>
          <w:color w:val="CE9178"/>
          <w:lang w:eastAsia="en-US"/>
          <w:rPrChange w:id="174" w:author="Iain Murray" w:date="2024-04-03T10:45:00Z">
            <w:rPr>
              <w:color w:val="CE9178"/>
              <w:lang w:val="en-US" w:eastAsia="en-US"/>
            </w:rPr>
          </w:rPrChange>
        </w:rPr>
        <w:t>"Combined JSON file created:"</w:t>
      </w:r>
      <w:r w:rsidRPr="009B5560">
        <w:rPr>
          <w:color w:val="D4D4D4"/>
          <w:lang w:eastAsia="en-US"/>
          <w:rPrChange w:id="175" w:author="Iain Murray" w:date="2024-04-03T10:45:00Z">
            <w:rPr>
              <w:color w:val="D4D4D4"/>
              <w:lang w:val="en-US" w:eastAsia="en-US"/>
            </w:rPr>
          </w:rPrChange>
        </w:rPr>
        <w:t xml:space="preserve">, </w:t>
      </w:r>
      <w:proofErr w:type="spellStart"/>
      <w:r w:rsidRPr="009B5560">
        <w:rPr>
          <w:color w:val="9CDCFE"/>
          <w:lang w:eastAsia="en-US"/>
          <w:rPrChange w:id="176" w:author="Iain Murray" w:date="2024-04-03T10:45:00Z">
            <w:rPr>
              <w:color w:val="9CDCFE"/>
              <w:lang w:val="en-US" w:eastAsia="en-US"/>
            </w:rPr>
          </w:rPrChange>
        </w:rPr>
        <w:t>json_file</w:t>
      </w:r>
      <w:proofErr w:type="spellEnd"/>
      <w:r w:rsidRPr="009B5560">
        <w:rPr>
          <w:color w:val="D4D4D4"/>
          <w:lang w:eastAsia="en-US"/>
          <w:rPrChange w:id="177" w:author="Iain Murray" w:date="2024-04-03T10:45:00Z">
            <w:rPr>
              <w:color w:val="D4D4D4"/>
              <w:lang w:val="en-US" w:eastAsia="en-US"/>
            </w:rPr>
          </w:rPrChange>
        </w:rPr>
        <w:t>)</w:t>
      </w:r>
    </w:p>
    <w:p w14:paraId="054D5E4C" w14:textId="1AF4DC10" w:rsidR="00875BD2" w:rsidRPr="009B5560" w:rsidRDefault="00875BD2" w:rsidP="00875BD2">
      <w:pPr>
        <w:pStyle w:val="NormalWeb"/>
        <w:jc w:val="both"/>
        <w:rPr>
          <w:b/>
          <w:sz w:val="20"/>
          <w:szCs w:val="19"/>
        </w:rPr>
      </w:pPr>
      <w:r w:rsidRPr="009B5560">
        <w:rPr>
          <w:b/>
          <w:sz w:val="20"/>
          <w:szCs w:val="19"/>
        </w:rPr>
        <w:t>Fig 3.</w:t>
      </w:r>
      <w:r w:rsidR="00842DA8">
        <w:rPr>
          <w:b/>
          <w:sz w:val="20"/>
          <w:szCs w:val="19"/>
        </w:rPr>
        <w:t>1</w:t>
      </w:r>
      <w:r w:rsidRPr="009B5560">
        <w:rPr>
          <w:b/>
          <w:sz w:val="20"/>
          <w:szCs w:val="19"/>
        </w:rPr>
        <w:t xml:space="preserve">: Code </w:t>
      </w:r>
      <w:r w:rsidR="001A0B6D" w:rsidRPr="009B5560">
        <w:rPr>
          <w:b/>
          <w:sz w:val="20"/>
          <w:szCs w:val="19"/>
        </w:rPr>
        <w:t>l</w:t>
      </w:r>
      <w:r w:rsidRPr="009B5560">
        <w:rPr>
          <w:b/>
          <w:sz w:val="20"/>
          <w:szCs w:val="19"/>
        </w:rPr>
        <w:t xml:space="preserve">ine for combining the .csv file for the two historical events to be simulated and also converting the combination to a </w:t>
      </w:r>
      <w:r w:rsidR="001A0B6D" w:rsidRPr="009B5560">
        <w:rPr>
          <w:b/>
          <w:sz w:val="20"/>
          <w:szCs w:val="19"/>
        </w:rPr>
        <w:t xml:space="preserve">JSON </w:t>
      </w:r>
      <w:r w:rsidRPr="009B5560">
        <w:rPr>
          <w:b/>
          <w:sz w:val="20"/>
          <w:szCs w:val="19"/>
        </w:rPr>
        <w:t>file ‘</w:t>
      </w:r>
      <w:proofErr w:type="spellStart"/>
      <w:proofErr w:type="gramStart"/>
      <w:r w:rsidRPr="009B5560">
        <w:rPr>
          <w:b/>
          <w:sz w:val="20"/>
          <w:szCs w:val="19"/>
        </w:rPr>
        <w:t>test.json</w:t>
      </w:r>
      <w:proofErr w:type="spellEnd"/>
      <w:proofErr w:type="gramEnd"/>
      <w:r w:rsidRPr="009B5560">
        <w:rPr>
          <w:b/>
          <w:sz w:val="20"/>
          <w:szCs w:val="19"/>
        </w:rPr>
        <w:t>’.</w:t>
      </w:r>
    </w:p>
    <w:p w14:paraId="4EBAD6F1" w14:textId="70D4CDBD" w:rsidR="009A6883" w:rsidRPr="009B5560" w:rsidRDefault="009A6883" w:rsidP="00875BD2">
      <w:pPr>
        <w:pStyle w:val="NormalWeb"/>
        <w:jc w:val="both"/>
        <w:rPr>
          <w:sz w:val="20"/>
          <w:szCs w:val="19"/>
        </w:rPr>
      </w:pPr>
      <w:r w:rsidRPr="009B5560">
        <w:rPr>
          <w:sz w:val="20"/>
          <w:szCs w:val="19"/>
        </w:rPr>
        <w:t>This code can be modified to take care of several historical events.</w:t>
      </w:r>
    </w:p>
    <w:p w14:paraId="4FF42276" w14:textId="2DF1ED99" w:rsidR="0099178D" w:rsidRPr="009B5560" w:rsidRDefault="0099178D" w:rsidP="00396457">
      <w:pPr>
        <w:pStyle w:val="NormalWeb"/>
        <w:numPr>
          <w:ilvl w:val="0"/>
          <w:numId w:val="42"/>
        </w:numPr>
        <w:jc w:val="both"/>
        <w:rPr>
          <w:sz w:val="20"/>
          <w:szCs w:val="19"/>
        </w:rPr>
      </w:pPr>
      <w:r w:rsidRPr="009B5560">
        <w:rPr>
          <w:sz w:val="20"/>
          <w:szCs w:val="19"/>
        </w:rPr>
        <w:t xml:space="preserve">Running: Once the </w:t>
      </w:r>
      <w:r w:rsidR="0098200F" w:rsidRPr="009B5560">
        <w:rPr>
          <w:sz w:val="20"/>
          <w:szCs w:val="19"/>
        </w:rPr>
        <w:t>Python</w:t>
      </w:r>
      <w:r w:rsidRPr="009B5560">
        <w:rPr>
          <w:sz w:val="20"/>
          <w:szCs w:val="19"/>
        </w:rPr>
        <w:t xml:space="preserve"> code is completed in </w:t>
      </w:r>
      <w:r w:rsidR="0098200F" w:rsidRPr="009B5560">
        <w:rPr>
          <w:sz w:val="20"/>
          <w:szCs w:val="19"/>
        </w:rPr>
        <w:t>Visual Studio code</w:t>
      </w:r>
      <w:r w:rsidRPr="009B5560">
        <w:rPr>
          <w:sz w:val="20"/>
          <w:szCs w:val="19"/>
        </w:rPr>
        <w:t xml:space="preserve"> for the creation of the </w:t>
      </w:r>
      <w:proofErr w:type="spellStart"/>
      <w:r w:rsidR="009B5560">
        <w:rPr>
          <w:sz w:val="20"/>
          <w:szCs w:val="19"/>
        </w:rPr>
        <w:t>S</w:t>
      </w:r>
      <w:r w:rsidRPr="009B5560">
        <w:rPr>
          <w:sz w:val="20"/>
          <w:szCs w:val="19"/>
        </w:rPr>
        <w:t>treamlit_app</w:t>
      </w:r>
      <w:proofErr w:type="spellEnd"/>
      <w:r w:rsidRPr="009B5560">
        <w:rPr>
          <w:sz w:val="20"/>
          <w:szCs w:val="19"/>
        </w:rPr>
        <w:t xml:space="preserve"> </w:t>
      </w:r>
      <w:r w:rsidR="0098200F" w:rsidRPr="009B5560">
        <w:rPr>
          <w:sz w:val="20"/>
          <w:szCs w:val="19"/>
        </w:rPr>
        <w:t>web-based</w:t>
      </w:r>
      <w:r w:rsidRPr="009B5560">
        <w:rPr>
          <w:sz w:val="20"/>
          <w:szCs w:val="19"/>
        </w:rPr>
        <w:t xml:space="preserve"> application, the </w:t>
      </w:r>
      <w:r w:rsidR="0098200F" w:rsidRPr="009B5560">
        <w:rPr>
          <w:sz w:val="20"/>
          <w:szCs w:val="19"/>
        </w:rPr>
        <w:t xml:space="preserve">required Python libraries will be installed into Visual Studio code through the terminal. The required </w:t>
      </w:r>
      <w:r w:rsidR="00C053FC" w:rsidRPr="009B5560">
        <w:rPr>
          <w:sz w:val="20"/>
          <w:szCs w:val="19"/>
        </w:rPr>
        <w:t>libraries</w:t>
      </w:r>
      <w:r w:rsidR="0098200F" w:rsidRPr="009B5560">
        <w:rPr>
          <w:sz w:val="20"/>
          <w:szCs w:val="19"/>
        </w:rPr>
        <w:t xml:space="preserve"> are: </w:t>
      </w:r>
      <w:proofErr w:type="spellStart"/>
      <w:r w:rsidR="00842DA8">
        <w:rPr>
          <w:sz w:val="20"/>
          <w:szCs w:val="19"/>
        </w:rPr>
        <w:t>S</w:t>
      </w:r>
      <w:r w:rsidR="0098200F" w:rsidRPr="009B5560">
        <w:rPr>
          <w:sz w:val="20"/>
          <w:szCs w:val="19"/>
        </w:rPr>
        <w:t>treamlit</w:t>
      </w:r>
      <w:proofErr w:type="spellEnd"/>
      <w:r w:rsidR="0098200F" w:rsidRPr="009B5560">
        <w:rPr>
          <w:sz w:val="20"/>
          <w:szCs w:val="19"/>
        </w:rPr>
        <w:t xml:space="preserve">, pandas, folium, </w:t>
      </w:r>
      <w:proofErr w:type="spellStart"/>
      <w:r w:rsidR="0098200F" w:rsidRPr="009B5560">
        <w:rPr>
          <w:sz w:val="20"/>
          <w:szCs w:val="19"/>
        </w:rPr>
        <w:t>streamlit_folium</w:t>
      </w:r>
      <w:proofErr w:type="spellEnd"/>
      <w:r w:rsidR="0098200F" w:rsidRPr="009B5560">
        <w:rPr>
          <w:sz w:val="20"/>
          <w:szCs w:val="19"/>
        </w:rPr>
        <w:t xml:space="preserve">, </w:t>
      </w:r>
      <w:proofErr w:type="spellStart"/>
      <w:r w:rsidR="0098200F" w:rsidRPr="009B5560">
        <w:rPr>
          <w:sz w:val="20"/>
          <w:szCs w:val="19"/>
        </w:rPr>
        <w:t>folium_</w:t>
      </w:r>
      <w:proofErr w:type="gramStart"/>
      <w:r w:rsidR="0098200F" w:rsidRPr="009B5560">
        <w:rPr>
          <w:sz w:val="20"/>
          <w:szCs w:val="19"/>
        </w:rPr>
        <w:t>static</w:t>
      </w:r>
      <w:proofErr w:type="spellEnd"/>
      <w:r w:rsidR="0098200F" w:rsidRPr="009B5560">
        <w:rPr>
          <w:sz w:val="20"/>
          <w:szCs w:val="19"/>
        </w:rPr>
        <w:t xml:space="preserve">  and</w:t>
      </w:r>
      <w:proofErr w:type="gramEnd"/>
      <w:r w:rsidR="0098200F" w:rsidRPr="009B5560">
        <w:rPr>
          <w:sz w:val="20"/>
          <w:szCs w:val="19"/>
        </w:rPr>
        <w:t xml:space="preserve">  </w:t>
      </w:r>
      <w:proofErr w:type="spellStart"/>
      <w:r w:rsidR="0098200F" w:rsidRPr="009B5560">
        <w:rPr>
          <w:sz w:val="20"/>
          <w:szCs w:val="19"/>
        </w:rPr>
        <w:t>numpy</w:t>
      </w:r>
      <w:proofErr w:type="spellEnd"/>
      <w:r w:rsidR="0098200F" w:rsidRPr="009B5560">
        <w:rPr>
          <w:sz w:val="20"/>
          <w:szCs w:val="19"/>
        </w:rPr>
        <w:t xml:space="preserve"> </w:t>
      </w:r>
    </w:p>
    <w:p w14:paraId="52894B58" w14:textId="20215100" w:rsidR="0098200F" w:rsidRPr="009B5560" w:rsidRDefault="0098200F" w:rsidP="0098200F">
      <w:pPr>
        <w:pStyle w:val="NormalWeb"/>
        <w:ind w:left="720"/>
        <w:rPr>
          <w:sz w:val="20"/>
          <w:szCs w:val="19"/>
        </w:rPr>
      </w:pPr>
      <w:r w:rsidRPr="009B5560">
        <w:rPr>
          <w:sz w:val="20"/>
          <w:szCs w:val="19"/>
        </w:rPr>
        <w:t>The command required for th</w:t>
      </w:r>
      <w:r w:rsidR="00C053FC" w:rsidRPr="009B5560">
        <w:rPr>
          <w:sz w:val="20"/>
          <w:szCs w:val="19"/>
        </w:rPr>
        <w:t xml:space="preserve">e installation </w:t>
      </w:r>
      <w:r w:rsidRPr="009B5560">
        <w:rPr>
          <w:sz w:val="20"/>
          <w:szCs w:val="19"/>
        </w:rPr>
        <w:t>is:</w:t>
      </w:r>
    </w:p>
    <w:p w14:paraId="43747B1D" w14:textId="77777777" w:rsidR="00D31314" w:rsidRPr="009B5560" w:rsidRDefault="00D31314" w:rsidP="0099178D">
      <w:pPr>
        <w:pStyle w:val="NormalWeb"/>
        <w:ind w:left="720"/>
        <w:jc w:val="both"/>
        <w:rPr>
          <w:b/>
          <w:bCs/>
          <w:sz w:val="20"/>
          <w:szCs w:val="19"/>
        </w:rPr>
      </w:pPr>
      <w:r w:rsidRPr="009B5560">
        <w:rPr>
          <w:b/>
          <w:bCs/>
          <w:sz w:val="20"/>
          <w:szCs w:val="19"/>
        </w:rPr>
        <w:t xml:space="preserve">pip install </w:t>
      </w:r>
      <w:proofErr w:type="spellStart"/>
      <w:r w:rsidRPr="009B5560">
        <w:rPr>
          <w:b/>
          <w:bCs/>
          <w:sz w:val="20"/>
          <w:szCs w:val="19"/>
        </w:rPr>
        <w:t>streamlit</w:t>
      </w:r>
      <w:proofErr w:type="spellEnd"/>
      <w:r w:rsidRPr="009B5560">
        <w:rPr>
          <w:b/>
          <w:bCs/>
          <w:sz w:val="20"/>
          <w:szCs w:val="19"/>
        </w:rPr>
        <w:t xml:space="preserve"> </w:t>
      </w:r>
      <w:proofErr w:type="gramStart"/>
      <w:r w:rsidRPr="009B5560">
        <w:rPr>
          <w:b/>
          <w:bCs/>
          <w:sz w:val="20"/>
          <w:szCs w:val="19"/>
        </w:rPr>
        <w:t>pandas</w:t>
      </w:r>
      <w:proofErr w:type="gramEnd"/>
      <w:r w:rsidRPr="009B5560">
        <w:rPr>
          <w:b/>
          <w:bCs/>
          <w:sz w:val="20"/>
          <w:szCs w:val="19"/>
        </w:rPr>
        <w:t xml:space="preserve"> folium </w:t>
      </w:r>
      <w:proofErr w:type="spellStart"/>
      <w:r w:rsidRPr="009B5560">
        <w:rPr>
          <w:b/>
          <w:bCs/>
          <w:sz w:val="20"/>
          <w:szCs w:val="19"/>
        </w:rPr>
        <w:t>streamlit_folium</w:t>
      </w:r>
      <w:proofErr w:type="spellEnd"/>
      <w:r w:rsidRPr="009B5560">
        <w:rPr>
          <w:b/>
          <w:bCs/>
          <w:sz w:val="20"/>
          <w:szCs w:val="19"/>
        </w:rPr>
        <w:t xml:space="preserve"> </w:t>
      </w:r>
      <w:proofErr w:type="spellStart"/>
      <w:r w:rsidRPr="009B5560">
        <w:rPr>
          <w:b/>
          <w:bCs/>
          <w:sz w:val="20"/>
          <w:szCs w:val="19"/>
        </w:rPr>
        <w:t>numpy</w:t>
      </w:r>
      <w:proofErr w:type="spellEnd"/>
    </w:p>
    <w:p w14:paraId="39F29B90" w14:textId="25DCEE7C" w:rsidR="00D31314" w:rsidRPr="009B5560" w:rsidRDefault="00C053FC" w:rsidP="00C053FC">
      <w:pPr>
        <w:pStyle w:val="NormalWeb"/>
        <w:jc w:val="both"/>
        <w:rPr>
          <w:sz w:val="20"/>
          <w:szCs w:val="19"/>
        </w:rPr>
      </w:pPr>
      <w:r w:rsidRPr="009B5560">
        <w:rPr>
          <w:sz w:val="20"/>
          <w:szCs w:val="19"/>
        </w:rPr>
        <w:t>Thereafter, the command line:</w:t>
      </w:r>
    </w:p>
    <w:p w14:paraId="013595EF" w14:textId="66A3EE1C" w:rsidR="0099178D" w:rsidRPr="009B5560" w:rsidRDefault="0099178D" w:rsidP="0099178D">
      <w:pPr>
        <w:pStyle w:val="NormalWeb"/>
        <w:ind w:left="720"/>
        <w:jc w:val="both"/>
        <w:rPr>
          <w:b/>
          <w:sz w:val="20"/>
          <w:szCs w:val="19"/>
        </w:rPr>
      </w:pPr>
      <w:proofErr w:type="spellStart"/>
      <w:r w:rsidRPr="009B5560">
        <w:rPr>
          <w:b/>
          <w:sz w:val="20"/>
          <w:szCs w:val="19"/>
        </w:rPr>
        <w:t>streamlit</w:t>
      </w:r>
      <w:proofErr w:type="spellEnd"/>
      <w:r w:rsidRPr="009B5560">
        <w:rPr>
          <w:b/>
          <w:sz w:val="20"/>
          <w:szCs w:val="19"/>
        </w:rPr>
        <w:t xml:space="preserve"> run streamlit_app.py </w:t>
      </w:r>
    </w:p>
    <w:p w14:paraId="497399D1" w14:textId="0C222B17" w:rsidR="0099178D" w:rsidRPr="009B5560" w:rsidRDefault="0099178D" w:rsidP="0099178D">
      <w:pPr>
        <w:pStyle w:val="NormalWeb"/>
        <w:ind w:left="720"/>
        <w:jc w:val="both"/>
        <w:rPr>
          <w:sz w:val="20"/>
          <w:szCs w:val="19"/>
        </w:rPr>
      </w:pPr>
      <w:r w:rsidRPr="009B5560">
        <w:rPr>
          <w:sz w:val="20"/>
          <w:szCs w:val="19"/>
        </w:rPr>
        <w:t xml:space="preserve">is executed/run on the </w:t>
      </w:r>
      <w:r w:rsidR="001A0B6D" w:rsidRPr="009B5560">
        <w:rPr>
          <w:sz w:val="20"/>
          <w:szCs w:val="19"/>
        </w:rPr>
        <w:t xml:space="preserve">Anaconda </w:t>
      </w:r>
      <w:r w:rsidRPr="009B5560">
        <w:rPr>
          <w:sz w:val="20"/>
          <w:szCs w:val="19"/>
        </w:rPr>
        <w:t>prompt</w:t>
      </w:r>
      <w:r w:rsidR="009A6883" w:rsidRPr="009B5560">
        <w:rPr>
          <w:sz w:val="20"/>
          <w:szCs w:val="19"/>
        </w:rPr>
        <w:t xml:space="preserve"> to display historical events</w:t>
      </w:r>
      <w:r w:rsidRPr="009B5560">
        <w:rPr>
          <w:sz w:val="20"/>
          <w:szCs w:val="19"/>
        </w:rPr>
        <w:t>.</w:t>
      </w:r>
    </w:p>
    <w:p w14:paraId="6249BC21" w14:textId="351F49F0" w:rsidR="00D21EA5" w:rsidRPr="009B5560" w:rsidRDefault="00D21EA5" w:rsidP="00D21EA5">
      <w:pPr>
        <w:pStyle w:val="NormalWeb"/>
        <w:jc w:val="both"/>
        <w:rPr>
          <w:sz w:val="20"/>
          <w:szCs w:val="19"/>
        </w:rPr>
      </w:pPr>
      <w:r w:rsidRPr="009B5560">
        <w:rPr>
          <w:sz w:val="20"/>
          <w:szCs w:val="19"/>
        </w:rPr>
        <w:t xml:space="preserve">The creation of the </w:t>
      </w:r>
      <w:proofErr w:type="spellStart"/>
      <w:r w:rsidR="001A0B6D" w:rsidRPr="009B5560">
        <w:rPr>
          <w:sz w:val="20"/>
          <w:szCs w:val="19"/>
        </w:rPr>
        <w:t>Streamlit</w:t>
      </w:r>
      <w:proofErr w:type="spellEnd"/>
      <w:r w:rsidR="001A0B6D" w:rsidRPr="009B5560">
        <w:rPr>
          <w:sz w:val="20"/>
          <w:szCs w:val="19"/>
        </w:rPr>
        <w:t xml:space="preserve"> </w:t>
      </w:r>
      <w:r w:rsidRPr="009B5560">
        <w:rPr>
          <w:sz w:val="20"/>
          <w:szCs w:val="19"/>
        </w:rPr>
        <w:t>app is extensively explained in the app development section of this project.</w:t>
      </w:r>
    </w:p>
    <w:p w14:paraId="15A2ECBA" w14:textId="14687CC6" w:rsidR="0099178D" w:rsidRPr="009B5560" w:rsidRDefault="0099178D" w:rsidP="00291087">
      <w:pPr>
        <w:pStyle w:val="NormalWeb"/>
        <w:jc w:val="both"/>
        <w:rPr>
          <w:sz w:val="20"/>
          <w:szCs w:val="19"/>
        </w:rPr>
      </w:pPr>
      <w:r w:rsidRPr="009B5560">
        <w:rPr>
          <w:sz w:val="20"/>
          <w:szCs w:val="19"/>
        </w:rPr>
        <w:t xml:space="preserve">Once the </w:t>
      </w:r>
      <w:r w:rsidR="00C053FC" w:rsidRPr="009B5560">
        <w:rPr>
          <w:sz w:val="20"/>
          <w:szCs w:val="19"/>
        </w:rPr>
        <w:t>web-based app</w:t>
      </w:r>
      <w:r w:rsidRPr="009B5560">
        <w:rPr>
          <w:sz w:val="20"/>
          <w:szCs w:val="19"/>
        </w:rPr>
        <w:t xml:space="preserve"> </w:t>
      </w:r>
      <w:proofErr w:type="spellStart"/>
      <w:r w:rsidR="001A0B6D" w:rsidRPr="009B5560">
        <w:rPr>
          <w:sz w:val="20"/>
          <w:szCs w:val="19"/>
        </w:rPr>
        <w:t>Streamlit</w:t>
      </w:r>
      <w:proofErr w:type="spellEnd"/>
      <w:r w:rsidR="001A0B6D" w:rsidRPr="009B5560">
        <w:rPr>
          <w:sz w:val="20"/>
          <w:szCs w:val="19"/>
        </w:rPr>
        <w:t xml:space="preserve"> </w:t>
      </w:r>
      <w:r w:rsidRPr="009B5560">
        <w:rPr>
          <w:sz w:val="20"/>
          <w:szCs w:val="19"/>
        </w:rPr>
        <w:t xml:space="preserve">is running, a visual display will be seen as a web page. The visual display allows user interaction and gives the required visualisation. </w:t>
      </w:r>
    </w:p>
    <w:p w14:paraId="6DA13EDE" w14:textId="24DE34DF" w:rsidR="0011445A" w:rsidRPr="009B5560" w:rsidRDefault="0099178D" w:rsidP="00291087">
      <w:pPr>
        <w:pStyle w:val="NormalWeb"/>
        <w:jc w:val="both"/>
        <w:rPr>
          <w:sz w:val="20"/>
          <w:szCs w:val="19"/>
        </w:rPr>
      </w:pPr>
      <w:r w:rsidRPr="009B5560">
        <w:rPr>
          <w:sz w:val="20"/>
          <w:szCs w:val="19"/>
        </w:rPr>
        <w:t>The proposed visualisation software design is depicted with the system architecture in Fig 3.</w:t>
      </w:r>
      <w:r w:rsidR="00842DA8">
        <w:rPr>
          <w:sz w:val="20"/>
          <w:szCs w:val="19"/>
        </w:rPr>
        <w:t>2</w:t>
      </w:r>
      <w:r w:rsidR="00AA60C6" w:rsidRPr="009B5560">
        <w:rPr>
          <w:sz w:val="20"/>
          <w:szCs w:val="19"/>
        </w:rPr>
        <w:t>.</w:t>
      </w:r>
    </w:p>
    <w:p w14:paraId="4EC5D32B" w14:textId="0C561106" w:rsidR="0099178D" w:rsidRPr="009B5560" w:rsidRDefault="0099178D" w:rsidP="0011445A">
      <w:pPr>
        <w:pStyle w:val="NormalWeb"/>
        <w:jc w:val="both"/>
        <w:rPr>
          <w:sz w:val="20"/>
          <w:szCs w:val="19"/>
        </w:rPr>
      </w:pPr>
      <w:r w:rsidRPr="009B5560">
        <w:rPr>
          <w:noProof/>
          <w:sz w:val="20"/>
          <w:szCs w:val="19"/>
          <w:lang w:eastAsia="en-US"/>
          <w:rPrChange w:id="178" w:author="Iain Murray" w:date="2024-04-03T10:45:00Z">
            <w:rPr>
              <w:noProof/>
              <w:sz w:val="20"/>
              <w:szCs w:val="19"/>
              <w:lang w:val="en-US" w:eastAsia="en-US"/>
            </w:rPr>
          </w:rPrChange>
        </w:rPr>
        <w:drawing>
          <wp:inline distT="0" distB="0" distL="0" distR="0" wp14:anchorId="5CD7BEC9" wp14:editId="4AF2CE5E">
            <wp:extent cx="3542149" cy="2400300"/>
            <wp:effectExtent l="0" t="0" r="127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pic:cNvPicPr>
                      <a:picLocks noChangeAspect="1"/>
                    </pic:cNvPicPr>
                  </pic:nvPicPr>
                  <pic:blipFill>
                    <a:blip r:embed="rId22"/>
                    <a:stretch>
                      <a:fillRect/>
                    </a:stretch>
                  </pic:blipFill>
                  <pic:spPr>
                    <a:xfrm>
                      <a:off x="0" y="0"/>
                      <a:ext cx="3585098" cy="2429404"/>
                    </a:xfrm>
                    <a:prstGeom prst="rect">
                      <a:avLst/>
                    </a:prstGeom>
                  </pic:spPr>
                </pic:pic>
              </a:graphicData>
            </a:graphic>
          </wp:inline>
        </w:drawing>
      </w:r>
    </w:p>
    <w:p w14:paraId="566E6DC1" w14:textId="2713CE2B" w:rsidR="0099178D" w:rsidRPr="009B5560" w:rsidRDefault="003D4294" w:rsidP="0011445A">
      <w:pPr>
        <w:pStyle w:val="NormalWeb"/>
        <w:jc w:val="both"/>
        <w:rPr>
          <w:b/>
          <w:sz w:val="20"/>
          <w:szCs w:val="19"/>
        </w:rPr>
      </w:pPr>
      <w:r w:rsidRPr="009B5560">
        <w:rPr>
          <w:b/>
          <w:sz w:val="20"/>
          <w:szCs w:val="19"/>
        </w:rPr>
        <w:t>Fig 3.</w:t>
      </w:r>
      <w:r w:rsidR="00842DA8">
        <w:rPr>
          <w:b/>
          <w:sz w:val="20"/>
          <w:szCs w:val="19"/>
        </w:rPr>
        <w:t>2</w:t>
      </w:r>
      <w:r w:rsidR="0099178D" w:rsidRPr="009B5560">
        <w:rPr>
          <w:b/>
          <w:sz w:val="20"/>
          <w:szCs w:val="19"/>
        </w:rPr>
        <w:t>: System Architecture</w:t>
      </w:r>
    </w:p>
    <w:p w14:paraId="456077D3" w14:textId="31E7DA81" w:rsidR="00AE6A1A" w:rsidRPr="009B5560" w:rsidRDefault="00291087" w:rsidP="00291087">
      <w:pPr>
        <w:pStyle w:val="NormalWeb"/>
        <w:jc w:val="both"/>
        <w:rPr>
          <w:sz w:val="20"/>
          <w:szCs w:val="19"/>
        </w:rPr>
      </w:pPr>
      <w:r w:rsidRPr="009B5560">
        <w:rPr>
          <w:sz w:val="20"/>
          <w:szCs w:val="19"/>
        </w:rPr>
        <w:t xml:space="preserve">Prototype Development: The initial prototype of the database solution was done taking into consideration key elements that usually occur across historical events. </w:t>
      </w:r>
      <w:r w:rsidR="00AE6A1A" w:rsidRPr="009B5560">
        <w:rPr>
          <w:sz w:val="20"/>
          <w:szCs w:val="19"/>
        </w:rPr>
        <w:t xml:space="preserve">Only one historical event (The battle of </w:t>
      </w:r>
      <w:r w:rsidR="00C053FC" w:rsidRPr="009B5560">
        <w:rPr>
          <w:sz w:val="20"/>
          <w:szCs w:val="19"/>
        </w:rPr>
        <w:t>Jutland</w:t>
      </w:r>
      <w:r w:rsidR="00AE6A1A" w:rsidRPr="009B5560">
        <w:rPr>
          <w:sz w:val="20"/>
          <w:szCs w:val="19"/>
        </w:rPr>
        <w:t xml:space="preserve">) was first simulated before looking at how to scale up the </w:t>
      </w:r>
      <w:proofErr w:type="spellStart"/>
      <w:r w:rsidR="00842DA8">
        <w:rPr>
          <w:sz w:val="20"/>
          <w:szCs w:val="19"/>
        </w:rPr>
        <w:t>S</w:t>
      </w:r>
      <w:r w:rsidR="00AE6A1A" w:rsidRPr="009B5560">
        <w:rPr>
          <w:sz w:val="20"/>
          <w:szCs w:val="19"/>
        </w:rPr>
        <w:t>treamlit</w:t>
      </w:r>
      <w:proofErr w:type="spellEnd"/>
      <w:r w:rsidR="00AE6A1A" w:rsidRPr="009B5560">
        <w:rPr>
          <w:sz w:val="20"/>
          <w:szCs w:val="19"/>
        </w:rPr>
        <w:t xml:space="preserve"> application. </w:t>
      </w:r>
    </w:p>
    <w:p w14:paraId="393B7F8A" w14:textId="1DD20073" w:rsidR="00291087" w:rsidRPr="009B5560" w:rsidRDefault="00291087" w:rsidP="00291087">
      <w:pPr>
        <w:pStyle w:val="NormalWeb"/>
        <w:jc w:val="both"/>
        <w:rPr>
          <w:sz w:val="20"/>
          <w:szCs w:val="19"/>
        </w:rPr>
      </w:pPr>
      <w:r w:rsidRPr="009B5560">
        <w:rPr>
          <w:sz w:val="20"/>
          <w:szCs w:val="19"/>
        </w:rPr>
        <w:t xml:space="preserve">Data ingestion method, applicable </w:t>
      </w:r>
      <w:r w:rsidR="00C053FC" w:rsidRPr="009B5560">
        <w:rPr>
          <w:sz w:val="20"/>
          <w:szCs w:val="19"/>
        </w:rPr>
        <w:t>interface-based queries that can be issued by people having different computer use experiences and integration with the simulation</w:t>
      </w:r>
      <w:r w:rsidR="001A0B6D" w:rsidRPr="009B5560">
        <w:rPr>
          <w:sz w:val="20"/>
          <w:szCs w:val="19"/>
        </w:rPr>
        <w:t>,</w:t>
      </w:r>
      <w:r w:rsidR="00C053FC" w:rsidRPr="009B5560">
        <w:rPr>
          <w:sz w:val="20"/>
          <w:szCs w:val="19"/>
        </w:rPr>
        <w:t xml:space="preserve"> were</w:t>
      </w:r>
      <w:r w:rsidRPr="009B5560">
        <w:rPr>
          <w:sz w:val="20"/>
          <w:szCs w:val="19"/>
        </w:rPr>
        <w:t xml:space="preserve"> carefully worked on. </w:t>
      </w:r>
    </w:p>
    <w:p w14:paraId="73EFCC62" w14:textId="77777777" w:rsidR="00396457" w:rsidRPr="009B5560" w:rsidRDefault="00396457" w:rsidP="0042050D">
      <w:pPr>
        <w:pStyle w:val="NormalWeb"/>
        <w:jc w:val="both"/>
        <w:rPr>
          <w:sz w:val="2"/>
          <w:szCs w:val="2"/>
        </w:rPr>
      </w:pPr>
    </w:p>
    <w:p w14:paraId="5D418EC3" w14:textId="2E14EDB4" w:rsidR="0011445A" w:rsidRPr="009B5560" w:rsidRDefault="0011445A" w:rsidP="0042050D">
      <w:pPr>
        <w:pStyle w:val="NormalWeb"/>
        <w:jc w:val="both"/>
        <w:rPr>
          <w:b/>
          <w:bCs/>
          <w:sz w:val="20"/>
          <w:szCs w:val="19"/>
        </w:rPr>
      </w:pPr>
      <w:r w:rsidRPr="009B5560">
        <w:rPr>
          <w:b/>
          <w:bCs/>
          <w:sz w:val="20"/>
          <w:szCs w:val="19"/>
        </w:rPr>
        <w:t>3.3 Project Plan and Deliverables</w:t>
      </w:r>
    </w:p>
    <w:p w14:paraId="4BA007E5" w14:textId="77777777" w:rsidR="0011445A" w:rsidRPr="009B5560" w:rsidRDefault="0011445A" w:rsidP="0042050D">
      <w:pPr>
        <w:pStyle w:val="NormalWeb"/>
        <w:jc w:val="both"/>
        <w:rPr>
          <w:sz w:val="20"/>
          <w:szCs w:val="19"/>
        </w:rPr>
      </w:pPr>
      <w:r w:rsidRPr="009B5560">
        <w:rPr>
          <w:sz w:val="20"/>
          <w:szCs w:val="19"/>
        </w:rPr>
        <w:t>The project plan encompasses the following deliverables and time</w:t>
      </w:r>
      <w:del w:id="179" w:author="Iain Murray" w:date="2024-04-03T10:36:00Z">
        <w:r w:rsidRPr="009B5560" w:rsidDel="001A0B6D">
          <w:rPr>
            <w:sz w:val="20"/>
            <w:szCs w:val="19"/>
          </w:rPr>
          <w:delText xml:space="preserve"> </w:delText>
        </w:r>
      </w:del>
      <w:r w:rsidRPr="009B5560">
        <w:rPr>
          <w:sz w:val="20"/>
          <w:szCs w:val="19"/>
        </w:rPr>
        <w:t>scales:</w:t>
      </w:r>
    </w:p>
    <w:p w14:paraId="571E4B91" w14:textId="35861690" w:rsidR="001D65C1" w:rsidRPr="009B5560" w:rsidRDefault="0011445A" w:rsidP="0042050D">
      <w:pPr>
        <w:pStyle w:val="NormalWeb"/>
        <w:jc w:val="both"/>
        <w:rPr>
          <w:b/>
          <w:bCs/>
          <w:sz w:val="20"/>
          <w:szCs w:val="19"/>
        </w:rPr>
      </w:pPr>
      <w:r w:rsidRPr="009B5560">
        <w:rPr>
          <w:b/>
          <w:bCs/>
          <w:sz w:val="20"/>
          <w:szCs w:val="19"/>
        </w:rPr>
        <w:t>Requirement Specification</w:t>
      </w:r>
      <w:r w:rsidR="00CA0AC0" w:rsidRPr="009B5560">
        <w:rPr>
          <w:b/>
          <w:bCs/>
          <w:sz w:val="20"/>
          <w:szCs w:val="19"/>
        </w:rPr>
        <w:t xml:space="preserve"> and Background Reading</w:t>
      </w:r>
      <w:r w:rsidRPr="009B5560">
        <w:rPr>
          <w:b/>
          <w:bCs/>
          <w:sz w:val="20"/>
          <w:szCs w:val="19"/>
        </w:rPr>
        <w:t xml:space="preserve"> (Week 1-2)</w:t>
      </w:r>
    </w:p>
    <w:p w14:paraId="3BEA10FE" w14:textId="39026DD2" w:rsidR="0011445A" w:rsidRPr="009B5560" w:rsidRDefault="001D65C1" w:rsidP="0042050D">
      <w:pPr>
        <w:pStyle w:val="NormalWeb"/>
        <w:jc w:val="both"/>
        <w:rPr>
          <w:sz w:val="20"/>
          <w:szCs w:val="19"/>
        </w:rPr>
      </w:pPr>
      <w:r w:rsidRPr="009B5560">
        <w:rPr>
          <w:sz w:val="20"/>
          <w:szCs w:val="19"/>
        </w:rPr>
        <w:t xml:space="preserve">During the first week, I had </w:t>
      </w:r>
      <w:r w:rsidR="00396457" w:rsidRPr="009B5560">
        <w:rPr>
          <w:sz w:val="20"/>
          <w:szCs w:val="19"/>
        </w:rPr>
        <w:t>my first meeting</w:t>
      </w:r>
      <w:r w:rsidR="001E1350" w:rsidRPr="009B5560">
        <w:rPr>
          <w:sz w:val="20"/>
          <w:szCs w:val="19"/>
        </w:rPr>
        <w:t xml:space="preserve"> with my supervisor</w:t>
      </w:r>
      <w:r w:rsidRPr="009B5560">
        <w:rPr>
          <w:sz w:val="20"/>
          <w:szCs w:val="19"/>
        </w:rPr>
        <w:t xml:space="preserve">. Extensive discussion on the project deliverables was done. In the second week, based on the previous </w:t>
      </w:r>
      <w:r w:rsidR="00396457" w:rsidRPr="009B5560">
        <w:rPr>
          <w:sz w:val="20"/>
          <w:szCs w:val="19"/>
        </w:rPr>
        <w:t>week's</w:t>
      </w:r>
      <w:r w:rsidRPr="009B5560">
        <w:rPr>
          <w:sz w:val="20"/>
          <w:szCs w:val="19"/>
        </w:rPr>
        <w:t xml:space="preserve"> description, the detailed requirement and turn-around time </w:t>
      </w:r>
      <w:r w:rsidR="00CA0AC0" w:rsidRPr="009B5560">
        <w:rPr>
          <w:sz w:val="20"/>
          <w:szCs w:val="19"/>
        </w:rPr>
        <w:t xml:space="preserve">for identified individual </w:t>
      </w:r>
      <w:r w:rsidRPr="009B5560">
        <w:rPr>
          <w:sz w:val="20"/>
          <w:szCs w:val="19"/>
        </w:rPr>
        <w:t>task</w:t>
      </w:r>
      <w:r w:rsidR="00CA0AC0" w:rsidRPr="009B5560">
        <w:rPr>
          <w:sz w:val="20"/>
          <w:szCs w:val="19"/>
        </w:rPr>
        <w:t>s</w:t>
      </w:r>
      <w:r w:rsidRPr="009B5560">
        <w:rPr>
          <w:sz w:val="20"/>
          <w:szCs w:val="19"/>
        </w:rPr>
        <w:t xml:space="preserve"> involved </w:t>
      </w:r>
      <w:r w:rsidR="00396457" w:rsidRPr="009B5560">
        <w:rPr>
          <w:sz w:val="20"/>
          <w:szCs w:val="19"/>
        </w:rPr>
        <w:t>were</w:t>
      </w:r>
      <w:r w:rsidRPr="009B5560">
        <w:rPr>
          <w:sz w:val="20"/>
          <w:szCs w:val="19"/>
        </w:rPr>
        <w:t xml:space="preserve"> used to create a Gantt chart</w:t>
      </w:r>
      <w:r w:rsidR="00CA0AC0" w:rsidRPr="009B5560">
        <w:rPr>
          <w:sz w:val="20"/>
          <w:szCs w:val="19"/>
        </w:rPr>
        <w:t>. The Gantt chart</w:t>
      </w:r>
      <w:r w:rsidRPr="009B5560">
        <w:rPr>
          <w:sz w:val="20"/>
          <w:szCs w:val="19"/>
        </w:rPr>
        <w:t xml:space="preserve"> prescribes the timeline for the </w:t>
      </w:r>
      <w:r w:rsidRPr="009B5560">
        <w:rPr>
          <w:sz w:val="20"/>
          <w:szCs w:val="19"/>
        </w:rPr>
        <w:lastRenderedPageBreak/>
        <w:t>project deliverables. Online research was suggested to have a feel of similar projects published by researchers and system developers and subsequent analysis of r</w:t>
      </w:r>
      <w:r w:rsidR="001E1350" w:rsidRPr="009B5560">
        <w:rPr>
          <w:sz w:val="20"/>
          <w:szCs w:val="19"/>
        </w:rPr>
        <w:t xml:space="preserve">esearch </w:t>
      </w:r>
      <w:r w:rsidR="00396457" w:rsidRPr="009B5560">
        <w:rPr>
          <w:sz w:val="20"/>
          <w:szCs w:val="19"/>
        </w:rPr>
        <w:t>findings</w:t>
      </w:r>
      <w:r w:rsidR="001E1350" w:rsidRPr="009B5560">
        <w:rPr>
          <w:sz w:val="20"/>
          <w:szCs w:val="19"/>
        </w:rPr>
        <w:t xml:space="preserve"> to find any research</w:t>
      </w:r>
      <w:r w:rsidRPr="009B5560">
        <w:rPr>
          <w:sz w:val="20"/>
          <w:szCs w:val="19"/>
        </w:rPr>
        <w:t xml:space="preserve"> </w:t>
      </w:r>
      <w:proofErr w:type="gramStart"/>
      <w:r w:rsidRPr="009B5560">
        <w:rPr>
          <w:sz w:val="20"/>
          <w:szCs w:val="19"/>
        </w:rPr>
        <w:t>similar to</w:t>
      </w:r>
      <w:proofErr w:type="gramEnd"/>
      <w:r w:rsidRPr="009B5560">
        <w:rPr>
          <w:sz w:val="20"/>
          <w:szCs w:val="19"/>
        </w:rPr>
        <w:t xml:space="preserve"> the </w:t>
      </w:r>
      <w:r w:rsidR="001E1350" w:rsidRPr="009B5560">
        <w:rPr>
          <w:sz w:val="20"/>
          <w:szCs w:val="19"/>
        </w:rPr>
        <w:t xml:space="preserve">project </w:t>
      </w:r>
      <w:r w:rsidRPr="009B5560">
        <w:rPr>
          <w:sz w:val="20"/>
          <w:szCs w:val="19"/>
        </w:rPr>
        <w:t>topic.</w:t>
      </w:r>
      <w:r w:rsidR="00FB2FCC" w:rsidRPr="009B5560">
        <w:rPr>
          <w:sz w:val="20"/>
          <w:szCs w:val="19"/>
        </w:rPr>
        <w:t xml:space="preserve"> </w:t>
      </w:r>
    </w:p>
    <w:p w14:paraId="59988609" w14:textId="0D049BBC" w:rsidR="00FB2FCC" w:rsidRPr="009B5560" w:rsidRDefault="00396457" w:rsidP="0042050D">
      <w:pPr>
        <w:pStyle w:val="NormalWeb"/>
        <w:jc w:val="both"/>
        <w:rPr>
          <w:sz w:val="20"/>
          <w:szCs w:val="19"/>
        </w:rPr>
      </w:pPr>
      <w:r w:rsidRPr="009B5560">
        <w:rPr>
          <w:sz w:val="20"/>
          <w:szCs w:val="19"/>
        </w:rPr>
        <w:t xml:space="preserve">In addition, </w:t>
      </w:r>
      <w:r w:rsidR="009B5560">
        <w:rPr>
          <w:sz w:val="20"/>
          <w:szCs w:val="19"/>
        </w:rPr>
        <w:t>h</w:t>
      </w:r>
      <w:r w:rsidR="009B5560" w:rsidRPr="009B5560">
        <w:rPr>
          <w:sz w:val="20"/>
          <w:szCs w:val="19"/>
        </w:rPr>
        <w:t xml:space="preserve">istorical </w:t>
      </w:r>
      <w:r w:rsidRPr="009B5560">
        <w:rPr>
          <w:sz w:val="20"/>
          <w:szCs w:val="19"/>
        </w:rPr>
        <w:t>events with available online data, such as maps and ship log records,</w:t>
      </w:r>
      <w:r w:rsidR="00FB2FCC" w:rsidRPr="009B5560">
        <w:rPr>
          <w:sz w:val="20"/>
          <w:szCs w:val="19"/>
        </w:rPr>
        <w:t xml:space="preserve"> were reviewed.</w:t>
      </w:r>
    </w:p>
    <w:p w14:paraId="6AE49E9C" w14:textId="77777777" w:rsidR="00396457" w:rsidRPr="009B5560" w:rsidRDefault="0011445A" w:rsidP="00396457">
      <w:pPr>
        <w:pStyle w:val="NormalWeb"/>
        <w:jc w:val="both"/>
        <w:rPr>
          <w:b/>
          <w:bCs/>
          <w:sz w:val="20"/>
          <w:szCs w:val="19"/>
        </w:rPr>
      </w:pPr>
      <w:r w:rsidRPr="009B5560">
        <w:rPr>
          <w:b/>
          <w:bCs/>
          <w:sz w:val="20"/>
          <w:szCs w:val="19"/>
        </w:rPr>
        <w:t>Design Specification (Week 3-4)</w:t>
      </w:r>
    </w:p>
    <w:p w14:paraId="08006E81" w14:textId="72E12171" w:rsidR="00502407" w:rsidRPr="009B5560" w:rsidRDefault="00D63669" w:rsidP="00396457">
      <w:pPr>
        <w:pStyle w:val="NormalWeb"/>
        <w:jc w:val="both"/>
        <w:rPr>
          <w:sz w:val="20"/>
          <w:szCs w:val="19"/>
        </w:rPr>
      </w:pPr>
      <w:r w:rsidRPr="009B5560">
        <w:rPr>
          <w:sz w:val="20"/>
          <w:szCs w:val="19"/>
        </w:rPr>
        <w:t xml:space="preserve">Various findings were collated and submitted for review. Sequel to this, a comprehensive database design </w:t>
      </w:r>
      <w:r w:rsidR="0042050D" w:rsidRPr="009B5560">
        <w:rPr>
          <w:sz w:val="20"/>
          <w:szCs w:val="19"/>
        </w:rPr>
        <w:t>specification</w:t>
      </w:r>
      <w:r w:rsidRPr="009B5560">
        <w:rPr>
          <w:sz w:val="20"/>
          <w:szCs w:val="19"/>
        </w:rPr>
        <w:t xml:space="preserve"> that </w:t>
      </w:r>
      <w:r w:rsidR="00396457" w:rsidRPr="009B5560">
        <w:rPr>
          <w:sz w:val="20"/>
          <w:szCs w:val="19"/>
        </w:rPr>
        <w:t xml:space="preserve">considers the likely fields that cut across different historical events was brought up. The location table with fields such as event name, Route ID, Latitude, Longitude, </w:t>
      </w:r>
      <w:proofErr w:type="spellStart"/>
      <w:r w:rsidR="00396457" w:rsidRPr="009B5560">
        <w:rPr>
          <w:sz w:val="20"/>
          <w:szCs w:val="19"/>
        </w:rPr>
        <w:t>KeyEventNotes</w:t>
      </w:r>
      <w:proofErr w:type="spellEnd"/>
      <w:r w:rsidR="00396457" w:rsidRPr="009B5560">
        <w:rPr>
          <w:sz w:val="20"/>
          <w:szCs w:val="19"/>
        </w:rPr>
        <w:t xml:space="preserve">, Time, Year, Month </w:t>
      </w:r>
      <w:r w:rsidR="00211FA1" w:rsidRPr="009B5560">
        <w:rPr>
          <w:sz w:val="20"/>
          <w:szCs w:val="19"/>
        </w:rPr>
        <w:t>and</w:t>
      </w:r>
      <w:r w:rsidR="00396457" w:rsidRPr="009B5560">
        <w:rPr>
          <w:sz w:val="20"/>
          <w:szCs w:val="19"/>
        </w:rPr>
        <w:t xml:space="preserve"> Year and the Object and Effect Table with Object ID, latitude, and longitude is </w:t>
      </w:r>
      <w:r w:rsidR="00502407" w:rsidRPr="009B5560">
        <w:rPr>
          <w:sz w:val="20"/>
          <w:szCs w:val="19"/>
        </w:rPr>
        <w:t xml:space="preserve">recommended. </w:t>
      </w:r>
    </w:p>
    <w:p w14:paraId="5050A555" w14:textId="107A3310" w:rsidR="0011445A" w:rsidRPr="009B5560" w:rsidRDefault="00502407" w:rsidP="00502407">
      <w:pPr>
        <w:pStyle w:val="NormalWeb"/>
        <w:jc w:val="both"/>
        <w:rPr>
          <w:sz w:val="20"/>
          <w:szCs w:val="19"/>
        </w:rPr>
      </w:pPr>
      <w:r w:rsidRPr="009B5560">
        <w:rPr>
          <w:sz w:val="20"/>
          <w:szCs w:val="19"/>
        </w:rPr>
        <w:t xml:space="preserve">The database schema and the loading process using the import function in MySQL </w:t>
      </w:r>
      <w:r w:rsidR="00C6588D" w:rsidRPr="009B5560">
        <w:rPr>
          <w:sz w:val="20"/>
          <w:szCs w:val="19"/>
        </w:rPr>
        <w:t>W</w:t>
      </w:r>
      <w:r w:rsidRPr="009B5560">
        <w:rPr>
          <w:sz w:val="20"/>
          <w:szCs w:val="19"/>
        </w:rPr>
        <w:t xml:space="preserve">orkbench for the Google worksheet </w:t>
      </w:r>
      <w:r w:rsidR="009B15A5" w:rsidRPr="009B5560">
        <w:rPr>
          <w:sz w:val="20"/>
          <w:szCs w:val="19"/>
        </w:rPr>
        <w:t>were</w:t>
      </w:r>
      <w:r w:rsidRPr="009B5560">
        <w:rPr>
          <w:sz w:val="20"/>
          <w:szCs w:val="19"/>
        </w:rPr>
        <w:t xml:space="preserve"> </w:t>
      </w:r>
      <w:r w:rsidR="009B15A5" w:rsidRPr="009B5560">
        <w:rPr>
          <w:sz w:val="20"/>
          <w:szCs w:val="19"/>
        </w:rPr>
        <w:t>investigated</w:t>
      </w:r>
      <w:r w:rsidRPr="009B5560">
        <w:rPr>
          <w:sz w:val="20"/>
          <w:szCs w:val="19"/>
        </w:rPr>
        <w:t xml:space="preserve"> for use. </w:t>
      </w:r>
    </w:p>
    <w:p w14:paraId="675CFED3" w14:textId="77777777" w:rsidR="009B15A5" w:rsidRPr="009B5560" w:rsidRDefault="009B15A5" w:rsidP="0042050D">
      <w:pPr>
        <w:pStyle w:val="NormalWeb"/>
        <w:jc w:val="both"/>
        <w:rPr>
          <w:b/>
          <w:bCs/>
          <w:sz w:val="2"/>
          <w:szCs w:val="2"/>
        </w:rPr>
      </w:pPr>
    </w:p>
    <w:p w14:paraId="7BD33032" w14:textId="53B19CC5" w:rsidR="003D4294" w:rsidRPr="009B5560" w:rsidRDefault="00502407" w:rsidP="0042050D">
      <w:pPr>
        <w:pStyle w:val="NormalWeb"/>
        <w:jc w:val="both"/>
        <w:rPr>
          <w:b/>
          <w:bCs/>
          <w:sz w:val="20"/>
          <w:szCs w:val="19"/>
        </w:rPr>
      </w:pPr>
      <w:r w:rsidRPr="009B5560">
        <w:rPr>
          <w:b/>
          <w:bCs/>
          <w:sz w:val="20"/>
          <w:szCs w:val="19"/>
        </w:rPr>
        <w:t>Prototype Development (Week 3</w:t>
      </w:r>
      <w:r w:rsidR="0011445A" w:rsidRPr="009B5560">
        <w:rPr>
          <w:b/>
          <w:bCs/>
          <w:sz w:val="20"/>
          <w:szCs w:val="19"/>
        </w:rPr>
        <w:t>)</w:t>
      </w:r>
    </w:p>
    <w:p w14:paraId="4FFEF648" w14:textId="6D87ABAC" w:rsidR="00502407" w:rsidRPr="009B5560" w:rsidRDefault="00502407" w:rsidP="0042050D">
      <w:pPr>
        <w:pStyle w:val="NormalWeb"/>
        <w:jc w:val="both"/>
        <w:rPr>
          <w:sz w:val="20"/>
          <w:szCs w:val="19"/>
        </w:rPr>
      </w:pPr>
      <w:r w:rsidRPr="009B5560">
        <w:rPr>
          <w:sz w:val="20"/>
          <w:szCs w:val="19"/>
        </w:rPr>
        <w:t xml:space="preserve">A comprehensive study of the Design requirements and </w:t>
      </w:r>
      <w:r w:rsidR="00211FA1" w:rsidRPr="009B5560">
        <w:rPr>
          <w:sz w:val="20"/>
          <w:szCs w:val="19"/>
        </w:rPr>
        <w:t>a careful review of likely applications for project design were</w:t>
      </w:r>
      <w:r w:rsidRPr="009B5560">
        <w:rPr>
          <w:sz w:val="20"/>
          <w:szCs w:val="19"/>
        </w:rPr>
        <w:t xml:space="preserve"> done.</w:t>
      </w:r>
    </w:p>
    <w:p w14:paraId="74B4E5AF" w14:textId="75701004" w:rsidR="0011445A" w:rsidRPr="009B5560" w:rsidRDefault="00502407" w:rsidP="0042050D">
      <w:pPr>
        <w:pStyle w:val="NormalWeb"/>
        <w:jc w:val="both"/>
        <w:rPr>
          <w:sz w:val="20"/>
          <w:szCs w:val="19"/>
        </w:rPr>
      </w:pPr>
      <w:r w:rsidRPr="009B5560">
        <w:rPr>
          <w:sz w:val="20"/>
          <w:szCs w:val="19"/>
        </w:rPr>
        <w:t xml:space="preserve">An initial </w:t>
      </w:r>
      <w:r w:rsidR="00211FA1" w:rsidRPr="009B5560">
        <w:rPr>
          <w:sz w:val="20"/>
          <w:szCs w:val="19"/>
        </w:rPr>
        <w:t>prototype</w:t>
      </w:r>
      <w:r w:rsidR="0042050D" w:rsidRPr="009B5560">
        <w:rPr>
          <w:sz w:val="20"/>
          <w:szCs w:val="19"/>
        </w:rPr>
        <w:t xml:space="preserve"> of the database solution </w:t>
      </w:r>
      <w:r w:rsidRPr="009B5560">
        <w:rPr>
          <w:sz w:val="20"/>
          <w:szCs w:val="19"/>
        </w:rPr>
        <w:t xml:space="preserve">was done </w:t>
      </w:r>
      <w:r w:rsidR="0042050D" w:rsidRPr="009B5560">
        <w:rPr>
          <w:sz w:val="20"/>
          <w:szCs w:val="19"/>
        </w:rPr>
        <w:t>while strongly</w:t>
      </w:r>
      <w:r w:rsidR="0011445A" w:rsidRPr="009B5560">
        <w:rPr>
          <w:sz w:val="20"/>
          <w:szCs w:val="19"/>
        </w:rPr>
        <w:t xml:space="preserve"> focusing on </w:t>
      </w:r>
      <w:r w:rsidR="0042050D" w:rsidRPr="009B5560">
        <w:rPr>
          <w:sz w:val="20"/>
          <w:szCs w:val="19"/>
        </w:rPr>
        <w:t>the prospective app’s core functionalities and required historical</w:t>
      </w:r>
      <w:r w:rsidR="0011445A" w:rsidRPr="009B5560">
        <w:rPr>
          <w:sz w:val="20"/>
          <w:szCs w:val="19"/>
        </w:rPr>
        <w:t xml:space="preserve"> simulation</w:t>
      </w:r>
      <w:r w:rsidR="0042050D" w:rsidRPr="009B5560">
        <w:rPr>
          <w:sz w:val="20"/>
          <w:szCs w:val="19"/>
        </w:rPr>
        <w:t>.</w:t>
      </w:r>
    </w:p>
    <w:p w14:paraId="5632D195" w14:textId="6723623C" w:rsidR="00814919" w:rsidRPr="009B5560" w:rsidRDefault="00814919" w:rsidP="0042050D">
      <w:pPr>
        <w:pStyle w:val="NormalWeb"/>
        <w:jc w:val="both"/>
        <w:rPr>
          <w:b/>
          <w:bCs/>
          <w:sz w:val="20"/>
          <w:szCs w:val="19"/>
        </w:rPr>
      </w:pPr>
      <w:r w:rsidRPr="009B5560">
        <w:rPr>
          <w:b/>
          <w:bCs/>
          <w:sz w:val="20"/>
          <w:szCs w:val="19"/>
        </w:rPr>
        <w:t>Progress Review (Week 4 - 5)</w:t>
      </w:r>
    </w:p>
    <w:p w14:paraId="199D0250" w14:textId="736EB069" w:rsidR="00814919" w:rsidRPr="009B5560" w:rsidRDefault="00814919" w:rsidP="00211FA1">
      <w:pPr>
        <w:pStyle w:val="NormalWeb"/>
        <w:jc w:val="both"/>
        <w:rPr>
          <w:sz w:val="20"/>
          <w:szCs w:val="19"/>
        </w:rPr>
      </w:pPr>
      <w:r w:rsidRPr="009B5560">
        <w:rPr>
          <w:sz w:val="20"/>
          <w:szCs w:val="19"/>
        </w:rPr>
        <w:t>The progress made was reviewed</w:t>
      </w:r>
      <w:r w:rsidR="00211FA1" w:rsidRPr="009B5560">
        <w:rPr>
          <w:sz w:val="20"/>
          <w:szCs w:val="19"/>
        </w:rPr>
        <w:t xml:space="preserve">, and feedback was given on the </w:t>
      </w:r>
      <w:r w:rsidRPr="009B5560">
        <w:rPr>
          <w:sz w:val="20"/>
          <w:szCs w:val="19"/>
        </w:rPr>
        <w:t xml:space="preserve">progress made. </w:t>
      </w:r>
    </w:p>
    <w:p w14:paraId="0735F04E" w14:textId="5E1A7464" w:rsidR="00814919" w:rsidRPr="009B5560" w:rsidRDefault="00814919" w:rsidP="00211FA1">
      <w:pPr>
        <w:pStyle w:val="NormalWeb"/>
        <w:jc w:val="both"/>
        <w:rPr>
          <w:sz w:val="20"/>
          <w:szCs w:val="19"/>
        </w:rPr>
      </w:pPr>
      <w:r w:rsidRPr="009B5560">
        <w:rPr>
          <w:sz w:val="20"/>
          <w:szCs w:val="19"/>
        </w:rPr>
        <w:t xml:space="preserve">Furthermore, </w:t>
      </w:r>
      <w:r w:rsidR="00211FA1" w:rsidRPr="009B5560">
        <w:rPr>
          <w:sz w:val="20"/>
          <w:szCs w:val="19"/>
        </w:rPr>
        <w:t>the Database, Tables Design and Google form Design were</w:t>
      </w:r>
      <w:r w:rsidRPr="009B5560">
        <w:rPr>
          <w:sz w:val="20"/>
          <w:szCs w:val="19"/>
        </w:rPr>
        <w:t xml:space="preserve"> presented for review and correction.  </w:t>
      </w:r>
    </w:p>
    <w:p w14:paraId="1070153F" w14:textId="108A2BB8" w:rsidR="00814919" w:rsidRPr="009B5560" w:rsidRDefault="00814919" w:rsidP="0042050D">
      <w:pPr>
        <w:pStyle w:val="NormalWeb"/>
        <w:jc w:val="both"/>
        <w:rPr>
          <w:sz w:val="20"/>
          <w:szCs w:val="19"/>
        </w:rPr>
      </w:pPr>
      <w:r w:rsidRPr="009B5560">
        <w:rPr>
          <w:sz w:val="20"/>
          <w:szCs w:val="19"/>
        </w:rPr>
        <w:t xml:space="preserve">Submission of </w:t>
      </w:r>
      <w:r w:rsidR="009B15A5" w:rsidRPr="009B5560">
        <w:rPr>
          <w:sz w:val="20"/>
          <w:szCs w:val="19"/>
        </w:rPr>
        <w:t xml:space="preserve">a write-up on proposed events and key happenings, dates, maps, and literature </w:t>
      </w:r>
      <w:proofErr w:type="gramStart"/>
      <w:r w:rsidR="009B15A5" w:rsidRPr="009B5560">
        <w:rPr>
          <w:sz w:val="20"/>
          <w:szCs w:val="19"/>
        </w:rPr>
        <w:t>was</w:t>
      </w:r>
      <w:proofErr w:type="gramEnd"/>
      <w:r w:rsidRPr="009B5560">
        <w:rPr>
          <w:sz w:val="20"/>
          <w:szCs w:val="19"/>
        </w:rPr>
        <w:t xml:space="preserve"> planned for review.</w:t>
      </w:r>
    </w:p>
    <w:p w14:paraId="7F8D8190" w14:textId="77777777" w:rsidR="009B15A5" w:rsidRPr="009B5560" w:rsidRDefault="009B15A5" w:rsidP="0042050D">
      <w:pPr>
        <w:pStyle w:val="NormalWeb"/>
        <w:jc w:val="both"/>
        <w:rPr>
          <w:b/>
          <w:bCs/>
          <w:sz w:val="2"/>
          <w:szCs w:val="2"/>
        </w:rPr>
      </w:pPr>
    </w:p>
    <w:p w14:paraId="43D40DD5" w14:textId="11CCF988" w:rsidR="00AD7B11" w:rsidRPr="009B5560" w:rsidRDefault="00AD7B11" w:rsidP="0042050D">
      <w:pPr>
        <w:pStyle w:val="NormalWeb"/>
        <w:jc w:val="both"/>
        <w:rPr>
          <w:b/>
          <w:bCs/>
          <w:sz w:val="20"/>
          <w:szCs w:val="19"/>
        </w:rPr>
      </w:pPr>
      <w:r w:rsidRPr="009B5560">
        <w:rPr>
          <w:b/>
          <w:bCs/>
          <w:sz w:val="20"/>
          <w:szCs w:val="19"/>
        </w:rPr>
        <w:t>Testing and Feedback (Week 6-7</w:t>
      </w:r>
      <w:r w:rsidR="0011445A" w:rsidRPr="009B5560">
        <w:rPr>
          <w:b/>
          <w:bCs/>
          <w:sz w:val="20"/>
          <w:szCs w:val="19"/>
        </w:rPr>
        <w:t>):</w:t>
      </w:r>
    </w:p>
    <w:p w14:paraId="7BB28079" w14:textId="77777777" w:rsidR="00BD384E" w:rsidRPr="009B5560" w:rsidRDefault="00AD7B11" w:rsidP="0042050D">
      <w:pPr>
        <w:pStyle w:val="NormalWeb"/>
        <w:jc w:val="both"/>
        <w:rPr>
          <w:sz w:val="20"/>
          <w:szCs w:val="19"/>
        </w:rPr>
      </w:pPr>
      <w:r w:rsidRPr="009B5560">
        <w:rPr>
          <w:sz w:val="20"/>
          <w:szCs w:val="19"/>
        </w:rPr>
        <w:t xml:space="preserve">This entails writing up deliverables </w:t>
      </w:r>
      <w:r w:rsidR="00BD384E" w:rsidRPr="009B5560">
        <w:rPr>
          <w:sz w:val="20"/>
          <w:szCs w:val="19"/>
        </w:rPr>
        <w:t>and submission for verification of</w:t>
      </w:r>
      <w:r w:rsidRPr="009B5560">
        <w:rPr>
          <w:sz w:val="20"/>
          <w:szCs w:val="19"/>
        </w:rPr>
        <w:t xml:space="preserve"> conformance to </w:t>
      </w:r>
      <w:r w:rsidR="00BD384E" w:rsidRPr="009B5560">
        <w:rPr>
          <w:sz w:val="20"/>
          <w:szCs w:val="19"/>
        </w:rPr>
        <w:t>project goals</w:t>
      </w:r>
      <w:r w:rsidRPr="009B5560">
        <w:rPr>
          <w:sz w:val="20"/>
          <w:szCs w:val="19"/>
        </w:rPr>
        <w:t>.</w:t>
      </w:r>
    </w:p>
    <w:p w14:paraId="53F671AE" w14:textId="42581A42" w:rsidR="0011445A" w:rsidRPr="009B5560" w:rsidRDefault="00BD384E" w:rsidP="0042050D">
      <w:pPr>
        <w:pStyle w:val="NormalWeb"/>
        <w:jc w:val="both"/>
        <w:rPr>
          <w:sz w:val="20"/>
          <w:szCs w:val="19"/>
        </w:rPr>
      </w:pPr>
      <w:r w:rsidRPr="009B5560">
        <w:rPr>
          <w:sz w:val="20"/>
          <w:szCs w:val="19"/>
        </w:rPr>
        <w:t xml:space="preserve">Also, </w:t>
      </w:r>
      <w:r w:rsidR="009B15A5" w:rsidRPr="009B5560">
        <w:rPr>
          <w:sz w:val="20"/>
          <w:szCs w:val="19"/>
        </w:rPr>
        <w:t xml:space="preserve">the drafting of the ethics required for app testing and the selection of the testing team to ensure the development of an app that will bring about users’ satisfaction were planned. This covered the </w:t>
      </w:r>
      <w:r w:rsidR="0042050D" w:rsidRPr="009B5560">
        <w:rPr>
          <w:sz w:val="20"/>
          <w:szCs w:val="19"/>
        </w:rPr>
        <w:t xml:space="preserve">execution of </w:t>
      </w:r>
      <w:r w:rsidR="0011445A" w:rsidRPr="009B5560">
        <w:rPr>
          <w:sz w:val="20"/>
          <w:szCs w:val="19"/>
        </w:rPr>
        <w:t xml:space="preserve">rigorous testing of the prototype </w:t>
      </w:r>
      <w:r w:rsidR="0042050D" w:rsidRPr="009B5560">
        <w:rPr>
          <w:sz w:val="20"/>
          <w:szCs w:val="19"/>
        </w:rPr>
        <w:t xml:space="preserve">app </w:t>
      </w:r>
      <w:r w:rsidR="0011445A" w:rsidRPr="009B5560">
        <w:rPr>
          <w:sz w:val="20"/>
          <w:szCs w:val="19"/>
        </w:rPr>
        <w:t>and gather</w:t>
      </w:r>
      <w:r w:rsidRPr="009B5560">
        <w:rPr>
          <w:sz w:val="20"/>
          <w:szCs w:val="19"/>
        </w:rPr>
        <w:t xml:space="preserve">ing feedback </w:t>
      </w:r>
      <w:r w:rsidR="0042050D" w:rsidRPr="009B5560">
        <w:rPr>
          <w:sz w:val="20"/>
          <w:szCs w:val="19"/>
        </w:rPr>
        <w:t>to identify and include identified areas of improvement.</w:t>
      </w:r>
      <w:r w:rsidR="00565E30" w:rsidRPr="009B5560">
        <w:rPr>
          <w:sz w:val="20"/>
          <w:szCs w:val="19"/>
        </w:rPr>
        <w:t xml:space="preserve"> Risk Assessment was also planned.</w:t>
      </w:r>
    </w:p>
    <w:p w14:paraId="77F09542" w14:textId="3E5BE341" w:rsidR="004F64E6" w:rsidRPr="009B5560" w:rsidRDefault="0011445A" w:rsidP="0042050D">
      <w:pPr>
        <w:pStyle w:val="NormalWeb"/>
        <w:jc w:val="both"/>
        <w:rPr>
          <w:b/>
          <w:bCs/>
          <w:sz w:val="20"/>
          <w:szCs w:val="19"/>
        </w:rPr>
      </w:pPr>
      <w:r w:rsidRPr="009B5560">
        <w:rPr>
          <w:b/>
          <w:bCs/>
          <w:sz w:val="20"/>
          <w:szCs w:val="19"/>
        </w:rPr>
        <w:t>Iteration and Refinement</w:t>
      </w:r>
      <w:r w:rsidR="004F64E6" w:rsidRPr="009B5560">
        <w:rPr>
          <w:b/>
          <w:bCs/>
          <w:sz w:val="20"/>
          <w:szCs w:val="19"/>
        </w:rPr>
        <w:t xml:space="preserve">, further App testing and collation of </w:t>
      </w:r>
      <w:r w:rsidR="009B15A5" w:rsidRPr="009B5560">
        <w:rPr>
          <w:b/>
          <w:bCs/>
          <w:sz w:val="20"/>
          <w:szCs w:val="19"/>
        </w:rPr>
        <w:t>responses</w:t>
      </w:r>
      <w:r w:rsidR="004F64E6" w:rsidRPr="009B5560">
        <w:rPr>
          <w:b/>
          <w:bCs/>
          <w:sz w:val="20"/>
          <w:szCs w:val="19"/>
        </w:rPr>
        <w:t xml:space="preserve"> from participants </w:t>
      </w:r>
      <w:r w:rsidRPr="009B5560">
        <w:rPr>
          <w:b/>
          <w:bCs/>
          <w:sz w:val="20"/>
          <w:szCs w:val="19"/>
        </w:rPr>
        <w:t xml:space="preserve">(Week </w:t>
      </w:r>
      <w:r w:rsidR="004F64E6" w:rsidRPr="009B5560">
        <w:rPr>
          <w:b/>
          <w:bCs/>
          <w:sz w:val="20"/>
          <w:szCs w:val="19"/>
        </w:rPr>
        <w:t>8</w:t>
      </w:r>
      <w:r w:rsidRPr="009B5560">
        <w:rPr>
          <w:b/>
          <w:bCs/>
          <w:sz w:val="20"/>
          <w:szCs w:val="19"/>
        </w:rPr>
        <w:t>)</w:t>
      </w:r>
    </w:p>
    <w:p w14:paraId="6B5E0120" w14:textId="0B999C92" w:rsidR="0011445A" w:rsidRPr="009B5560" w:rsidRDefault="004F64E6" w:rsidP="0042050D">
      <w:pPr>
        <w:pStyle w:val="NormalWeb"/>
        <w:jc w:val="both"/>
        <w:rPr>
          <w:sz w:val="20"/>
          <w:szCs w:val="19"/>
        </w:rPr>
      </w:pPr>
      <w:r w:rsidRPr="009B5560">
        <w:rPr>
          <w:sz w:val="20"/>
          <w:szCs w:val="19"/>
        </w:rPr>
        <w:t>B</w:t>
      </w:r>
      <w:r w:rsidR="0042050D" w:rsidRPr="009B5560">
        <w:rPr>
          <w:sz w:val="20"/>
          <w:szCs w:val="19"/>
        </w:rPr>
        <w:t>a</w:t>
      </w:r>
      <w:r w:rsidRPr="009B5560">
        <w:rPr>
          <w:sz w:val="20"/>
          <w:szCs w:val="19"/>
        </w:rPr>
        <w:t>sed on feedback received from prospective users</w:t>
      </w:r>
      <w:r w:rsidR="009B15A5" w:rsidRPr="009B5560">
        <w:rPr>
          <w:sz w:val="20"/>
          <w:szCs w:val="19"/>
        </w:rPr>
        <w:t xml:space="preserve"> and the project supervisor, iterations are</w:t>
      </w:r>
      <w:r w:rsidRPr="009B5560">
        <w:rPr>
          <w:sz w:val="20"/>
          <w:szCs w:val="19"/>
        </w:rPr>
        <w:t xml:space="preserve"> expected to be </w:t>
      </w:r>
      <w:r w:rsidR="0042050D" w:rsidRPr="009B5560">
        <w:rPr>
          <w:sz w:val="20"/>
          <w:szCs w:val="19"/>
        </w:rPr>
        <w:t xml:space="preserve">done on the </w:t>
      </w:r>
      <w:r w:rsidR="0011445A" w:rsidRPr="009B5560">
        <w:rPr>
          <w:sz w:val="20"/>
          <w:szCs w:val="19"/>
        </w:rPr>
        <w:t xml:space="preserve">prototype, incorporating </w:t>
      </w:r>
      <w:r w:rsidR="009B15A5" w:rsidRPr="009B5560">
        <w:rPr>
          <w:sz w:val="20"/>
          <w:szCs w:val="19"/>
        </w:rPr>
        <w:t>enhancements,</w:t>
      </w:r>
      <w:r w:rsidR="0011445A" w:rsidRPr="009B5560">
        <w:rPr>
          <w:sz w:val="20"/>
          <w:szCs w:val="19"/>
        </w:rPr>
        <w:t xml:space="preserve"> and addressing issues.</w:t>
      </w:r>
    </w:p>
    <w:p w14:paraId="17DA9206" w14:textId="58BA4932" w:rsidR="004F64E6" w:rsidRDefault="009B15A5" w:rsidP="0042050D">
      <w:pPr>
        <w:pStyle w:val="NormalWeb"/>
        <w:spacing w:before="0" w:after="0"/>
        <w:jc w:val="both"/>
        <w:rPr>
          <w:sz w:val="20"/>
          <w:szCs w:val="19"/>
        </w:rPr>
      </w:pPr>
      <w:r w:rsidRPr="009B5560">
        <w:rPr>
          <w:sz w:val="20"/>
          <w:szCs w:val="19"/>
        </w:rPr>
        <w:t>Adherence to this project plan and methodology was strictly adhered to, with the aim of</w:t>
      </w:r>
      <w:r w:rsidR="0042050D" w:rsidRPr="009B5560">
        <w:rPr>
          <w:sz w:val="20"/>
          <w:szCs w:val="19"/>
        </w:rPr>
        <w:t xml:space="preserve"> </w:t>
      </w:r>
      <w:r w:rsidR="0011445A" w:rsidRPr="009B5560">
        <w:rPr>
          <w:sz w:val="20"/>
          <w:szCs w:val="19"/>
        </w:rPr>
        <w:t>deliver</w:t>
      </w:r>
      <w:r w:rsidR="0042050D" w:rsidRPr="009B5560">
        <w:rPr>
          <w:sz w:val="20"/>
          <w:szCs w:val="19"/>
        </w:rPr>
        <w:t>ing</w:t>
      </w:r>
      <w:r w:rsidR="0011445A" w:rsidRPr="009B5560">
        <w:rPr>
          <w:sz w:val="20"/>
          <w:szCs w:val="19"/>
        </w:rPr>
        <w:t xml:space="preserve"> a robust and scal</w:t>
      </w:r>
      <w:r w:rsidR="0042050D" w:rsidRPr="009B5560">
        <w:rPr>
          <w:sz w:val="20"/>
          <w:szCs w:val="19"/>
        </w:rPr>
        <w:t xml:space="preserve">able database solution that </w:t>
      </w:r>
      <w:r w:rsidR="0011445A" w:rsidRPr="009B5560">
        <w:rPr>
          <w:sz w:val="20"/>
          <w:szCs w:val="19"/>
        </w:rPr>
        <w:t>s</w:t>
      </w:r>
      <w:r w:rsidR="0042050D" w:rsidRPr="009B5560">
        <w:rPr>
          <w:sz w:val="20"/>
          <w:szCs w:val="19"/>
        </w:rPr>
        <w:t>atisfies</w:t>
      </w:r>
      <w:r w:rsidR="0011445A" w:rsidRPr="009B5560">
        <w:rPr>
          <w:sz w:val="20"/>
          <w:szCs w:val="19"/>
        </w:rPr>
        <w:t xml:space="preserve"> the needs of historical simulation </w:t>
      </w:r>
      <w:r w:rsidR="00681D30" w:rsidRPr="009B5560">
        <w:rPr>
          <w:sz w:val="20"/>
          <w:szCs w:val="19"/>
        </w:rPr>
        <w:t>enthusiasts</w:t>
      </w:r>
      <w:r w:rsidR="0011445A" w:rsidRPr="009B5560">
        <w:rPr>
          <w:sz w:val="20"/>
          <w:szCs w:val="19"/>
        </w:rPr>
        <w:t xml:space="preserve"> and contributes </w:t>
      </w:r>
      <w:r w:rsidR="0042050D" w:rsidRPr="009B5560">
        <w:rPr>
          <w:sz w:val="20"/>
          <w:szCs w:val="19"/>
        </w:rPr>
        <w:t xml:space="preserve">immensely </w:t>
      </w:r>
      <w:r w:rsidR="0011445A" w:rsidRPr="009B5560">
        <w:rPr>
          <w:sz w:val="20"/>
          <w:szCs w:val="19"/>
        </w:rPr>
        <w:t>to the advancement of simulation techniques.</w:t>
      </w:r>
      <w:r w:rsidRPr="009B5560">
        <w:rPr>
          <w:sz w:val="20"/>
          <w:szCs w:val="19"/>
        </w:rPr>
        <w:t xml:space="preserve"> </w:t>
      </w:r>
      <w:r w:rsidR="003D4294" w:rsidRPr="009B5560">
        <w:rPr>
          <w:sz w:val="20"/>
          <w:szCs w:val="19"/>
        </w:rPr>
        <w:t>Fig 3.2</w:t>
      </w:r>
      <w:r w:rsidR="004F64E6" w:rsidRPr="009B5560">
        <w:rPr>
          <w:sz w:val="20"/>
          <w:szCs w:val="19"/>
        </w:rPr>
        <w:t xml:space="preserve"> Shows the Gantt chart used to plan the achievement of the project objectives. </w:t>
      </w:r>
    </w:p>
    <w:p w14:paraId="124A313A" w14:textId="77777777" w:rsidR="00842DA8" w:rsidRDefault="00842DA8" w:rsidP="0042050D">
      <w:pPr>
        <w:pStyle w:val="NormalWeb"/>
        <w:spacing w:before="0" w:after="0"/>
        <w:jc w:val="both"/>
        <w:rPr>
          <w:sz w:val="20"/>
          <w:szCs w:val="19"/>
        </w:rPr>
      </w:pPr>
    </w:p>
    <w:p w14:paraId="6E130EA3" w14:textId="117CAC40" w:rsidR="00842DA8" w:rsidRPr="009B5560" w:rsidRDefault="00842DA8" w:rsidP="0042050D">
      <w:pPr>
        <w:pStyle w:val="NormalWeb"/>
        <w:spacing w:before="0" w:after="0"/>
        <w:jc w:val="both"/>
        <w:rPr>
          <w:sz w:val="20"/>
          <w:szCs w:val="19"/>
        </w:rPr>
      </w:pPr>
      <w:r>
        <w:rPr>
          <w:sz w:val="20"/>
          <w:szCs w:val="19"/>
        </w:rPr>
        <w:t>Appendix 1 shows the project management plan employed using the Gantt Chart.</w:t>
      </w:r>
    </w:p>
    <w:p w14:paraId="32E8C901" w14:textId="38FDCB87" w:rsidR="00F5173A" w:rsidRPr="009B5560" w:rsidRDefault="00F5173A" w:rsidP="00F5173A">
      <w:pPr>
        <w:rPr>
          <w:b/>
          <w:i/>
          <w:color w:val="FF0000"/>
        </w:rPr>
      </w:pPr>
    </w:p>
    <w:p w14:paraId="1C6D226C" w14:textId="77777777" w:rsidR="00842DA8" w:rsidRDefault="00842DA8" w:rsidP="00F5173A">
      <w:pPr>
        <w:rPr>
          <w:b/>
          <w:bCs/>
        </w:rPr>
      </w:pPr>
    </w:p>
    <w:p w14:paraId="4CCE3733" w14:textId="7BC05440" w:rsidR="00F5173A" w:rsidRPr="009B5560" w:rsidRDefault="004C0DCB" w:rsidP="00F5173A">
      <w:pPr>
        <w:rPr>
          <w:b/>
          <w:bCs/>
        </w:rPr>
      </w:pPr>
      <w:r w:rsidRPr="009B5560">
        <w:rPr>
          <w:b/>
          <w:bCs/>
        </w:rPr>
        <w:t>4.0</w:t>
      </w:r>
      <w:r w:rsidRPr="009B5560">
        <w:rPr>
          <w:b/>
          <w:bCs/>
        </w:rPr>
        <w:tab/>
      </w:r>
      <w:r w:rsidR="00F5173A" w:rsidRPr="009B5560">
        <w:rPr>
          <w:b/>
          <w:bCs/>
        </w:rPr>
        <w:t>Design</w:t>
      </w:r>
    </w:p>
    <w:p w14:paraId="1E2874CC" w14:textId="77777777" w:rsidR="00F5173A" w:rsidRPr="009B5560" w:rsidRDefault="00F5173A" w:rsidP="00F5173A">
      <w:pPr>
        <w:rPr>
          <w:b/>
          <w:bCs/>
        </w:rPr>
      </w:pPr>
    </w:p>
    <w:p w14:paraId="111584B6" w14:textId="77777777" w:rsidR="00F5173A" w:rsidRPr="009B5560" w:rsidRDefault="00F5173A" w:rsidP="00F5173A">
      <w:pPr>
        <w:rPr>
          <w:b/>
          <w:bCs/>
        </w:rPr>
      </w:pPr>
      <w:r w:rsidRPr="009B5560">
        <w:rPr>
          <w:b/>
          <w:bCs/>
        </w:rPr>
        <w:t>4.1 Database Selection</w:t>
      </w:r>
    </w:p>
    <w:p w14:paraId="0191025A" w14:textId="77777777" w:rsidR="00F5173A" w:rsidRPr="009B5560" w:rsidRDefault="00F5173A" w:rsidP="00F5173A">
      <w:pPr>
        <w:rPr>
          <w:sz w:val="6"/>
        </w:rPr>
      </w:pPr>
    </w:p>
    <w:p w14:paraId="1A9C8652" w14:textId="2A1DA45C" w:rsidR="001A5AAD" w:rsidRPr="009B5560" w:rsidRDefault="00ED1D99" w:rsidP="00F5173A">
      <w:r w:rsidRPr="009B5560">
        <w:t xml:space="preserve">A critical choice at the beginning of this project was </w:t>
      </w:r>
      <w:r w:rsidR="009B15A5" w:rsidRPr="009B5560">
        <w:t>to select an appropriate database technology that would provide</w:t>
      </w:r>
      <w:r w:rsidRPr="009B5560">
        <w:t xml:space="preserve"> a solid </w:t>
      </w:r>
      <w:r w:rsidR="00F5173A" w:rsidRPr="009B5560">
        <w:t xml:space="preserve">foundation for </w:t>
      </w:r>
      <w:r w:rsidRPr="009B5560">
        <w:t>a</w:t>
      </w:r>
      <w:r w:rsidR="00F5173A" w:rsidRPr="009B5560">
        <w:t xml:space="preserve"> historical simulation tool. </w:t>
      </w:r>
    </w:p>
    <w:p w14:paraId="3313EE12" w14:textId="4E3732D7" w:rsidR="00F5173A" w:rsidRPr="009B5560" w:rsidRDefault="00ED1D99" w:rsidP="00F5173A">
      <w:r w:rsidRPr="009B5560">
        <w:t xml:space="preserve">Upon proper consideration and evaluation, a </w:t>
      </w:r>
      <w:r w:rsidR="00F5173A" w:rsidRPr="009B5560">
        <w:t xml:space="preserve">relational database management system (RDBMS) </w:t>
      </w:r>
      <w:r w:rsidRPr="009B5560">
        <w:t xml:space="preserve">was chosen </w:t>
      </w:r>
      <w:r w:rsidR="00F5173A" w:rsidRPr="009B5560">
        <w:t xml:space="preserve">due to its </w:t>
      </w:r>
      <w:r w:rsidRPr="009B5560">
        <w:t xml:space="preserve">widespread use, </w:t>
      </w:r>
      <w:r w:rsidR="00F5173A" w:rsidRPr="009B5560">
        <w:t xml:space="preserve">robustness, </w:t>
      </w:r>
      <w:r w:rsidR="009B15A5" w:rsidRPr="009B5560">
        <w:t xml:space="preserve">and </w:t>
      </w:r>
      <w:r w:rsidR="00F5173A" w:rsidRPr="009B5560">
        <w:t>flexibility.</w:t>
      </w:r>
    </w:p>
    <w:p w14:paraId="1EA0E4EF" w14:textId="4C0A2C43" w:rsidR="00F5173A" w:rsidRPr="009B5560" w:rsidRDefault="00935FF5" w:rsidP="00F5173A">
      <w:r w:rsidRPr="009B5560">
        <w:t xml:space="preserve">MySQL </w:t>
      </w:r>
      <w:r w:rsidR="00C6588D" w:rsidRPr="009B5560">
        <w:t>W</w:t>
      </w:r>
      <w:r w:rsidRPr="009B5560">
        <w:t>orkbench</w:t>
      </w:r>
      <w:r w:rsidR="009B15A5" w:rsidRPr="009B5560">
        <w:t>, which uses MySQL database management system, a graphical user interface (GUI) tool for MySQL that allows management of databases for the performance of various tasks,</w:t>
      </w:r>
      <w:r w:rsidRPr="009B5560">
        <w:t xml:space="preserve"> was adopted. </w:t>
      </w:r>
    </w:p>
    <w:p w14:paraId="357E2B1D" w14:textId="77777777" w:rsidR="00935FF5" w:rsidRPr="009B5560" w:rsidRDefault="00935FF5" w:rsidP="00F5173A"/>
    <w:p w14:paraId="1D7B733D" w14:textId="67FD9F44" w:rsidR="00F5173A" w:rsidRDefault="00F5173A" w:rsidP="00F5173A">
      <w:r w:rsidRPr="009B5560">
        <w:t xml:space="preserve">MySQL </w:t>
      </w:r>
      <w:r w:rsidR="00C6588D" w:rsidRPr="009B5560">
        <w:t>W</w:t>
      </w:r>
      <w:r w:rsidR="001979B7" w:rsidRPr="009B5560">
        <w:t>orkbench was ch</w:t>
      </w:r>
      <w:r w:rsidR="00935FF5" w:rsidRPr="009B5560">
        <w:t xml:space="preserve">osen as it allows seamless connection to the database created in the cloud. Not only this, </w:t>
      </w:r>
      <w:proofErr w:type="gramStart"/>
      <w:r w:rsidR="00935FF5" w:rsidRPr="009B5560">
        <w:t>new datasets</w:t>
      </w:r>
      <w:proofErr w:type="gramEnd"/>
      <w:r w:rsidR="00935FF5" w:rsidRPr="009B5560">
        <w:t xml:space="preserve"> provided by users can be easily uploaded into the AWS database in the cloud by using the datab</w:t>
      </w:r>
      <w:r w:rsidR="001979B7" w:rsidRPr="009B5560">
        <w:t>a</w:t>
      </w:r>
      <w:r w:rsidR="00935FF5" w:rsidRPr="009B5560">
        <w:t xml:space="preserve">se endpoint, username and password configured in the cloud. This makes it easy to store data without the fear of losing stored data and allows easy data access from anywhere in the World. </w:t>
      </w:r>
    </w:p>
    <w:p w14:paraId="24F29FE1" w14:textId="77777777" w:rsidR="007227A5" w:rsidRDefault="007227A5" w:rsidP="00F5173A"/>
    <w:p w14:paraId="1B3F1814" w14:textId="77777777" w:rsidR="007227A5" w:rsidRDefault="007227A5" w:rsidP="007227A5">
      <w:r>
        <w:t xml:space="preserve">To create the location and </w:t>
      </w:r>
      <w:proofErr w:type="spellStart"/>
      <w:r>
        <w:t>ObjectAndEffect</w:t>
      </w:r>
      <w:proofErr w:type="spellEnd"/>
      <w:r>
        <w:t xml:space="preserve"> Tables in the database, the Create Tables command was executed in MySQL workbench. The command lines for the table creation are given below:</w:t>
      </w:r>
    </w:p>
    <w:p w14:paraId="5E8B6798" w14:textId="77777777" w:rsidR="007227A5" w:rsidRDefault="007227A5" w:rsidP="007227A5"/>
    <w:p w14:paraId="25121221" w14:textId="77777777" w:rsidR="007227A5" w:rsidRDefault="007227A5" w:rsidP="007227A5">
      <w:r>
        <w:t>CREATE TABLE Location (</w:t>
      </w:r>
    </w:p>
    <w:p w14:paraId="414E42A5" w14:textId="77777777" w:rsidR="007227A5" w:rsidRDefault="007227A5" w:rsidP="007227A5">
      <w:r>
        <w:t xml:space="preserve">    </w:t>
      </w:r>
      <w:proofErr w:type="spellStart"/>
      <w:r>
        <w:t>RouteID</w:t>
      </w:r>
      <w:proofErr w:type="spellEnd"/>
      <w:r>
        <w:t xml:space="preserve"> INT PRIMARY KEY,</w:t>
      </w:r>
    </w:p>
    <w:p w14:paraId="725F98CB" w14:textId="77777777" w:rsidR="007227A5" w:rsidRDefault="007227A5" w:rsidP="007227A5">
      <w:r>
        <w:t xml:space="preserve">    </w:t>
      </w:r>
      <w:proofErr w:type="spellStart"/>
      <w:r>
        <w:t>EventName</w:t>
      </w:r>
      <w:proofErr w:type="spellEnd"/>
      <w:r>
        <w:t xml:space="preserve"> </w:t>
      </w:r>
      <w:proofErr w:type="gramStart"/>
      <w:r>
        <w:t>VARCHAR(</w:t>
      </w:r>
      <w:proofErr w:type="gramEnd"/>
      <w:r>
        <w:t>240),</w:t>
      </w:r>
    </w:p>
    <w:p w14:paraId="58759051" w14:textId="77777777" w:rsidR="007227A5" w:rsidRDefault="007227A5" w:rsidP="007227A5">
      <w:r>
        <w:t xml:space="preserve">    </w:t>
      </w:r>
      <w:proofErr w:type="spellStart"/>
      <w:r>
        <w:t>LocationName</w:t>
      </w:r>
      <w:proofErr w:type="spellEnd"/>
      <w:r>
        <w:t xml:space="preserve"> </w:t>
      </w:r>
      <w:proofErr w:type="gramStart"/>
      <w:r>
        <w:t>VARCHAR(</w:t>
      </w:r>
      <w:proofErr w:type="gramEnd"/>
      <w:r>
        <w:t>240),</w:t>
      </w:r>
    </w:p>
    <w:p w14:paraId="312E54E9" w14:textId="77777777" w:rsidR="007227A5" w:rsidRDefault="007227A5" w:rsidP="007227A5">
      <w:r>
        <w:t xml:space="preserve">    Latitude </w:t>
      </w:r>
      <w:proofErr w:type="gramStart"/>
      <w:r>
        <w:t>DECIMAL(</w:t>
      </w:r>
      <w:proofErr w:type="gramEnd"/>
      <w:r>
        <w:t>12, 9),</w:t>
      </w:r>
    </w:p>
    <w:p w14:paraId="597C2E2F" w14:textId="77777777" w:rsidR="007227A5" w:rsidRDefault="007227A5" w:rsidP="007227A5">
      <w:r>
        <w:t xml:space="preserve">    Longitude </w:t>
      </w:r>
      <w:proofErr w:type="gramStart"/>
      <w:r>
        <w:t>DECIMAL(</w:t>
      </w:r>
      <w:proofErr w:type="gramEnd"/>
      <w:r>
        <w:t>12, 8),</w:t>
      </w:r>
    </w:p>
    <w:p w14:paraId="0C049C1E" w14:textId="77777777" w:rsidR="007227A5" w:rsidRDefault="007227A5" w:rsidP="007227A5">
      <w:r>
        <w:t xml:space="preserve">    </w:t>
      </w:r>
      <w:proofErr w:type="spellStart"/>
      <w:r>
        <w:t>KeyEventNotes</w:t>
      </w:r>
      <w:proofErr w:type="spellEnd"/>
      <w:r>
        <w:t xml:space="preserve"> </w:t>
      </w:r>
      <w:proofErr w:type="gramStart"/>
      <w:r>
        <w:t>VARCHAR(</w:t>
      </w:r>
      <w:proofErr w:type="gramEnd"/>
      <w:r>
        <w:t>240),</w:t>
      </w:r>
    </w:p>
    <w:p w14:paraId="27E5D29D" w14:textId="77777777" w:rsidR="007227A5" w:rsidRDefault="007227A5" w:rsidP="007227A5">
      <w:r>
        <w:t xml:space="preserve">    Time </w:t>
      </w:r>
      <w:proofErr w:type="spellStart"/>
      <w:r>
        <w:t>TIME</w:t>
      </w:r>
      <w:proofErr w:type="spellEnd"/>
      <w:r>
        <w:t>,</w:t>
      </w:r>
    </w:p>
    <w:p w14:paraId="36CD8EDA" w14:textId="77777777" w:rsidR="007227A5" w:rsidRDefault="007227A5" w:rsidP="007227A5">
      <w:r>
        <w:t xml:space="preserve">    Year INT,</w:t>
      </w:r>
    </w:p>
    <w:p w14:paraId="06EE156B" w14:textId="77777777" w:rsidR="007227A5" w:rsidRDefault="007227A5" w:rsidP="007227A5">
      <w:r>
        <w:t xml:space="preserve">    Month INT,</w:t>
      </w:r>
    </w:p>
    <w:p w14:paraId="76B863A3" w14:textId="77777777" w:rsidR="007227A5" w:rsidRDefault="007227A5" w:rsidP="007227A5">
      <w:r>
        <w:t xml:space="preserve">    Day INT,</w:t>
      </w:r>
    </w:p>
    <w:p w14:paraId="1AD36625" w14:textId="77777777" w:rsidR="007227A5" w:rsidRDefault="007227A5" w:rsidP="007227A5">
      <w:r>
        <w:t xml:space="preserve">    </w:t>
      </w:r>
      <w:proofErr w:type="spellStart"/>
      <w:r>
        <w:t>CountryEnRoute</w:t>
      </w:r>
      <w:proofErr w:type="spellEnd"/>
      <w:r>
        <w:t xml:space="preserve"> </w:t>
      </w:r>
      <w:proofErr w:type="gramStart"/>
      <w:r>
        <w:t>VARCHAR(</w:t>
      </w:r>
      <w:proofErr w:type="gramEnd"/>
      <w:r>
        <w:t>240)</w:t>
      </w:r>
    </w:p>
    <w:p w14:paraId="3B024BB8" w14:textId="77777777" w:rsidR="007227A5" w:rsidRDefault="007227A5" w:rsidP="007227A5">
      <w:r>
        <w:t>);</w:t>
      </w:r>
    </w:p>
    <w:p w14:paraId="621FA71C" w14:textId="77777777" w:rsidR="007227A5" w:rsidRDefault="007227A5" w:rsidP="007227A5"/>
    <w:p w14:paraId="735AD222" w14:textId="77777777" w:rsidR="007227A5" w:rsidRDefault="007227A5" w:rsidP="007227A5">
      <w:r>
        <w:t xml:space="preserve">CREATE TABLE </w:t>
      </w:r>
      <w:proofErr w:type="spellStart"/>
      <w:r>
        <w:t>ObjectAndEffect</w:t>
      </w:r>
      <w:proofErr w:type="spellEnd"/>
      <w:r>
        <w:t xml:space="preserve"> (</w:t>
      </w:r>
    </w:p>
    <w:p w14:paraId="7E3C50F1" w14:textId="77777777" w:rsidR="007227A5" w:rsidRDefault="007227A5" w:rsidP="007227A5">
      <w:r>
        <w:t xml:space="preserve">    </w:t>
      </w:r>
      <w:proofErr w:type="spellStart"/>
      <w:r>
        <w:t>ObjectID</w:t>
      </w:r>
      <w:proofErr w:type="spellEnd"/>
      <w:r>
        <w:t xml:space="preserve"> INT PRIMARY KEY,</w:t>
      </w:r>
    </w:p>
    <w:p w14:paraId="6AFA31A6" w14:textId="77777777" w:rsidR="007227A5" w:rsidRDefault="007227A5" w:rsidP="007227A5">
      <w:r>
        <w:t xml:space="preserve">    </w:t>
      </w:r>
      <w:proofErr w:type="spellStart"/>
      <w:r>
        <w:t>RouteID</w:t>
      </w:r>
      <w:proofErr w:type="spellEnd"/>
      <w:r>
        <w:t xml:space="preserve"> INT,</w:t>
      </w:r>
    </w:p>
    <w:p w14:paraId="1B4F9023" w14:textId="77777777" w:rsidR="007227A5" w:rsidRDefault="007227A5" w:rsidP="007227A5">
      <w:r>
        <w:t xml:space="preserve">    </w:t>
      </w:r>
      <w:proofErr w:type="spellStart"/>
      <w:r>
        <w:t>BattleName</w:t>
      </w:r>
      <w:proofErr w:type="spellEnd"/>
      <w:r>
        <w:t xml:space="preserve"> </w:t>
      </w:r>
      <w:proofErr w:type="gramStart"/>
      <w:r>
        <w:t>VARCHAR(</w:t>
      </w:r>
      <w:proofErr w:type="gramEnd"/>
      <w:r>
        <w:t>240),</w:t>
      </w:r>
    </w:p>
    <w:p w14:paraId="565958AB" w14:textId="77777777" w:rsidR="007227A5" w:rsidRDefault="007227A5" w:rsidP="007227A5">
      <w:r>
        <w:t xml:space="preserve">    </w:t>
      </w:r>
      <w:proofErr w:type="spellStart"/>
      <w:r>
        <w:t>ObjectName</w:t>
      </w:r>
      <w:proofErr w:type="spellEnd"/>
      <w:r>
        <w:t xml:space="preserve"> </w:t>
      </w:r>
      <w:proofErr w:type="gramStart"/>
      <w:r>
        <w:t>VARCHAR(</w:t>
      </w:r>
      <w:proofErr w:type="gramEnd"/>
      <w:r>
        <w:t>240),</w:t>
      </w:r>
    </w:p>
    <w:p w14:paraId="3CAB7CAD" w14:textId="77777777" w:rsidR="007227A5" w:rsidRDefault="007227A5" w:rsidP="007227A5">
      <w:r>
        <w:t xml:space="preserve">    Latitude </w:t>
      </w:r>
      <w:proofErr w:type="gramStart"/>
      <w:r>
        <w:t>DECIMAL(</w:t>
      </w:r>
      <w:proofErr w:type="gramEnd"/>
      <w:r>
        <w:t>12, 9),</w:t>
      </w:r>
    </w:p>
    <w:p w14:paraId="19DAC98C" w14:textId="77777777" w:rsidR="007227A5" w:rsidRDefault="007227A5" w:rsidP="007227A5">
      <w:r>
        <w:t xml:space="preserve">    Longitude </w:t>
      </w:r>
      <w:proofErr w:type="gramStart"/>
      <w:r>
        <w:t>DECIMAL(</w:t>
      </w:r>
      <w:proofErr w:type="gramEnd"/>
      <w:r>
        <w:t>12, 9),</w:t>
      </w:r>
    </w:p>
    <w:p w14:paraId="7972CB62" w14:textId="77777777" w:rsidR="007227A5" w:rsidRDefault="007227A5" w:rsidP="007227A5">
      <w:r>
        <w:t xml:space="preserve">    Time </w:t>
      </w:r>
      <w:proofErr w:type="spellStart"/>
      <w:r>
        <w:t>TIME</w:t>
      </w:r>
      <w:proofErr w:type="spellEnd"/>
      <w:r>
        <w:t>,</w:t>
      </w:r>
    </w:p>
    <w:p w14:paraId="43F17267" w14:textId="77777777" w:rsidR="007227A5" w:rsidRDefault="007227A5" w:rsidP="007227A5">
      <w:r>
        <w:t xml:space="preserve">    Year INT,</w:t>
      </w:r>
    </w:p>
    <w:p w14:paraId="20BEA061" w14:textId="77777777" w:rsidR="007227A5" w:rsidRDefault="007227A5" w:rsidP="007227A5">
      <w:r>
        <w:t xml:space="preserve">    Month INT,</w:t>
      </w:r>
    </w:p>
    <w:p w14:paraId="4C1B5D3D" w14:textId="77777777" w:rsidR="007227A5" w:rsidRDefault="007227A5" w:rsidP="007227A5">
      <w:r>
        <w:t xml:space="preserve">    Day INT,</w:t>
      </w:r>
    </w:p>
    <w:p w14:paraId="50D4C93F" w14:textId="77777777" w:rsidR="007227A5" w:rsidRDefault="007227A5" w:rsidP="007227A5">
      <w:r>
        <w:t xml:space="preserve">    Action </w:t>
      </w:r>
      <w:proofErr w:type="gramStart"/>
      <w:r>
        <w:t>VARCHAR(</w:t>
      </w:r>
      <w:proofErr w:type="gramEnd"/>
      <w:r>
        <w:t>240),</w:t>
      </w:r>
    </w:p>
    <w:p w14:paraId="0E3958CC" w14:textId="77777777" w:rsidR="007227A5" w:rsidRDefault="007227A5" w:rsidP="007227A5">
      <w:r>
        <w:t xml:space="preserve">    </w:t>
      </w:r>
      <w:proofErr w:type="spellStart"/>
      <w:r>
        <w:t>KeyEffectOfAction</w:t>
      </w:r>
      <w:proofErr w:type="spellEnd"/>
      <w:r>
        <w:t xml:space="preserve"> </w:t>
      </w:r>
      <w:proofErr w:type="gramStart"/>
      <w:r>
        <w:t>VARCHAR(</w:t>
      </w:r>
      <w:proofErr w:type="gramEnd"/>
      <w:r>
        <w:t>240),</w:t>
      </w:r>
    </w:p>
    <w:p w14:paraId="49103498" w14:textId="77777777" w:rsidR="007227A5" w:rsidRDefault="007227A5" w:rsidP="007227A5">
      <w:r>
        <w:t xml:space="preserve">    </w:t>
      </w:r>
      <w:proofErr w:type="spellStart"/>
      <w:r>
        <w:t>CountryEnRoute</w:t>
      </w:r>
      <w:proofErr w:type="spellEnd"/>
      <w:r>
        <w:t xml:space="preserve"> </w:t>
      </w:r>
      <w:proofErr w:type="gramStart"/>
      <w:r>
        <w:t>VARCHAR(</w:t>
      </w:r>
      <w:proofErr w:type="gramEnd"/>
      <w:r>
        <w:t>240),</w:t>
      </w:r>
    </w:p>
    <w:p w14:paraId="0DBE84B0" w14:textId="77777777" w:rsidR="007227A5" w:rsidRDefault="007227A5" w:rsidP="007227A5">
      <w:r>
        <w:t xml:space="preserve">    FOREIGN KEY (</w:t>
      </w:r>
      <w:proofErr w:type="spellStart"/>
      <w:r>
        <w:t>RouteID</w:t>
      </w:r>
      <w:proofErr w:type="spellEnd"/>
      <w:r>
        <w:t xml:space="preserve">) REFERENCES </w:t>
      </w:r>
      <w:proofErr w:type="gramStart"/>
      <w:r>
        <w:t>Location(</w:t>
      </w:r>
      <w:proofErr w:type="spellStart"/>
      <w:proofErr w:type="gramEnd"/>
      <w:r>
        <w:t>RouteID</w:t>
      </w:r>
      <w:proofErr w:type="spellEnd"/>
      <w:r>
        <w:t>)</w:t>
      </w:r>
    </w:p>
    <w:p w14:paraId="08E40362" w14:textId="60F502C4" w:rsidR="007227A5" w:rsidRPr="009B5560" w:rsidRDefault="007227A5" w:rsidP="007227A5">
      <w:r>
        <w:t>);</w:t>
      </w:r>
    </w:p>
    <w:p w14:paraId="2400B527" w14:textId="77777777" w:rsidR="00F5173A" w:rsidRPr="009B5560" w:rsidRDefault="00F5173A" w:rsidP="00F5173A">
      <w:pPr>
        <w:rPr>
          <w:b/>
          <w:i/>
          <w:color w:val="FF0000"/>
        </w:rPr>
      </w:pPr>
    </w:p>
    <w:p w14:paraId="6A09AD7D" w14:textId="77777777" w:rsidR="00935FF5" w:rsidRPr="009B5560" w:rsidRDefault="00935FF5" w:rsidP="00F5173A">
      <w:pPr>
        <w:rPr>
          <w:b/>
          <w:i/>
          <w:color w:val="FF0000"/>
        </w:rPr>
      </w:pPr>
    </w:p>
    <w:p w14:paraId="4A326E06" w14:textId="77777777" w:rsidR="00F5173A" w:rsidRPr="009B5560" w:rsidRDefault="00F5173A" w:rsidP="00F5173A">
      <w:pPr>
        <w:rPr>
          <w:b/>
        </w:rPr>
      </w:pPr>
      <w:r w:rsidRPr="009B5560">
        <w:rPr>
          <w:b/>
        </w:rPr>
        <w:t>4.2 Data Model Design</w:t>
      </w:r>
    </w:p>
    <w:p w14:paraId="0BB3BE01" w14:textId="77777777" w:rsidR="00F5173A" w:rsidRPr="009B5560" w:rsidRDefault="00F5173A" w:rsidP="00F5173A">
      <w:pPr>
        <w:rPr>
          <w:b/>
          <w:sz w:val="8"/>
        </w:rPr>
      </w:pPr>
    </w:p>
    <w:p w14:paraId="098CD1AE" w14:textId="3C52E916" w:rsidR="00F5173A" w:rsidRPr="009B5560" w:rsidRDefault="00F5173A" w:rsidP="00F5173A">
      <w:r w:rsidRPr="009B5560">
        <w:t>A key aspect of the design process involved developing a comprehensive data model to represent historical data in a structured an</w:t>
      </w:r>
      <w:r w:rsidR="00D004E1" w:rsidRPr="009B5560">
        <w:t xml:space="preserve">d efficient manner. </w:t>
      </w:r>
      <w:r w:rsidRPr="009B5560">
        <w:t>Entity-Relationship (E-R) model</w:t>
      </w:r>
      <w:r w:rsidR="00D004E1" w:rsidRPr="009B5560">
        <w:t>l</w:t>
      </w:r>
      <w:r w:rsidRPr="009B5560">
        <w:t xml:space="preserve">ing techniques </w:t>
      </w:r>
      <w:r w:rsidR="00D004E1" w:rsidRPr="009B5560">
        <w:t xml:space="preserve">was used </w:t>
      </w:r>
      <w:r w:rsidRPr="009B5560">
        <w:t>to conceptual</w:t>
      </w:r>
      <w:r w:rsidR="00C6588D" w:rsidRPr="009B5560">
        <w:t>ise</w:t>
      </w:r>
      <w:r w:rsidRPr="009B5560">
        <w:t xml:space="preserve"> the relationships between different entities within the historical dataset.</w:t>
      </w:r>
    </w:p>
    <w:p w14:paraId="7A54C537" w14:textId="77777777" w:rsidR="00F5173A" w:rsidRPr="009B5560" w:rsidRDefault="00F5173A" w:rsidP="00F5173A"/>
    <w:p w14:paraId="0F1A2437" w14:textId="77777777" w:rsidR="004E6F7F" w:rsidRDefault="00F5173A" w:rsidP="004E6F7F">
      <w:r w:rsidRPr="009B5560">
        <w:t xml:space="preserve">The data model consists of entities such as events, time periods, locations, and actors, each with defined attributes and relationships. For example, the "Event" entity encapsulates information about specific historical events, including their date, location, participants, and outcomes. Relationships between entities, such as </w:t>
      </w:r>
      <w:r w:rsidR="00681D30" w:rsidRPr="009B5560">
        <w:t xml:space="preserve">“Route ID”, </w:t>
      </w:r>
      <w:r w:rsidRPr="009B5560">
        <w:t>"</w:t>
      </w:r>
      <w:r w:rsidR="00681D30" w:rsidRPr="009B5560">
        <w:t>Action” and “Key Event Notes”</w:t>
      </w:r>
      <w:r w:rsidRPr="009B5560">
        <w:t xml:space="preserve"> </w:t>
      </w:r>
      <w:r w:rsidR="00681D30" w:rsidRPr="009B5560">
        <w:t>were</w:t>
      </w:r>
      <w:r w:rsidRPr="009B5560">
        <w:t xml:space="preserve"> established using foreign key constraints to maintain data integrity.</w:t>
      </w:r>
      <w:r w:rsidR="004E6F7F">
        <w:t xml:space="preserve"> The entity relationship diagram is shown in Fig 4.0.</w:t>
      </w:r>
    </w:p>
    <w:p w14:paraId="7A03230A" w14:textId="77777777" w:rsidR="007227A5" w:rsidRDefault="007227A5" w:rsidP="00F5173A"/>
    <w:p w14:paraId="501BEB1E" w14:textId="77777777" w:rsidR="004E6F7F" w:rsidRPr="00986225" w:rsidRDefault="004E6F7F" w:rsidP="004E6F7F">
      <w:pPr>
        <w:rPr>
          <w:b/>
          <w:bCs/>
          <w:color w:val="FF0000"/>
        </w:rPr>
      </w:pPr>
      <w:r>
        <w:rPr>
          <w:noProof/>
        </w:rPr>
        <mc:AlternateContent>
          <mc:Choice Requires="wpc">
            <w:drawing>
              <wp:inline distT="0" distB="0" distL="0" distR="0" wp14:anchorId="5966D10C" wp14:editId="51013B67">
                <wp:extent cx="3536950" cy="4267200"/>
                <wp:effectExtent l="0" t="0" r="6350" b="0"/>
                <wp:docPr id="1597217779"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835063885" name="Text Box 835063885"/>
                        <wps:cNvSpPr txBox="1"/>
                        <wps:spPr>
                          <a:xfrm>
                            <a:off x="0" y="89012"/>
                            <a:ext cx="1252306" cy="3867038"/>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679"/>
                              </w:tblGrid>
                              <w:tr w:rsidR="004E6F7F" w14:paraId="0659EACA" w14:textId="77777777" w:rsidTr="00B31836">
                                <w:tc>
                                  <w:tcPr>
                                    <w:tcW w:w="2691" w:type="dxa"/>
                                  </w:tcPr>
                                  <w:p w14:paraId="3D1C6BA2" w14:textId="77777777" w:rsidR="004E6F7F" w:rsidRPr="00B31836" w:rsidRDefault="004E6F7F" w:rsidP="00B31836">
                                    <w:pPr>
                                      <w:spacing w:after="160" w:line="259" w:lineRule="auto"/>
                                      <w:rPr>
                                        <w:rFonts w:ascii="Times New Roman" w:hAnsi="Times New Roman" w:cs="Times New Roman"/>
                                        <w:b/>
                                        <w:bCs/>
                                        <w:sz w:val="20"/>
                                        <w:szCs w:val="20"/>
                                      </w:rPr>
                                    </w:pPr>
                                    <w:r w:rsidRPr="005B59A9">
                                      <w:rPr>
                                        <w:rFonts w:ascii="Times New Roman" w:hAnsi="Times New Roman" w:cs="Times New Roman"/>
                                        <w:b/>
                                        <w:bCs/>
                                        <w:sz w:val="20"/>
                                        <w:szCs w:val="20"/>
                                      </w:rPr>
                                      <w:t>Location Table</w:t>
                                    </w:r>
                                  </w:p>
                                </w:tc>
                              </w:tr>
                              <w:tr w:rsidR="004E6F7F" w14:paraId="4F95945A" w14:textId="77777777" w:rsidTr="00B31836">
                                <w:tc>
                                  <w:tcPr>
                                    <w:tcW w:w="2691" w:type="dxa"/>
                                  </w:tcPr>
                                  <w:p w14:paraId="4290FF0E"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Event Name</w:t>
                                    </w:r>
                                  </w:p>
                                </w:tc>
                              </w:tr>
                              <w:tr w:rsidR="004E6F7F" w14:paraId="33038D41" w14:textId="77777777" w:rsidTr="00B31836">
                                <w:tc>
                                  <w:tcPr>
                                    <w:tcW w:w="2691" w:type="dxa"/>
                                  </w:tcPr>
                                  <w:p w14:paraId="3869197C"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RouteID</w:t>
                                    </w:r>
                                  </w:p>
                                </w:tc>
                              </w:tr>
                              <w:tr w:rsidR="004E6F7F" w14:paraId="29B46570" w14:textId="77777777" w:rsidTr="00B31836">
                                <w:tc>
                                  <w:tcPr>
                                    <w:tcW w:w="2691" w:type="dxa"/>
                                  </w:tcPr>
                                  <w:p w14:paraId="2A4EBCF9"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Location Name</w:t>
                                    </w:r>
                                  </w:p>
                                </w:tc>
                              </w:tr>
                              <w:tr w:rsidR="004E6F7F" w14:paraId="22AC7926" w14:textId="77777777" w:rsidTr="00B31836">
                                <w:tc>
                                  <w:tcPr>
                                    <w:tcW w:w="2691" w:type="dxa"/>
                                  </w:tcPr>
                                  <w:p w14:paraId="08A45062"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Latitude</w:t>
                                    </w:r>
                                  </w:p>
                                </w:tc>
                              </w:tr>
                              <w:tr w:rsidR="004E6F7F" w14:paraId="04642CBA" w14:textId="77777777" w:rsidTr="00B31836">
                                <w:tc>
                                  <w:tcPr>
                                    <w:tcW w:w="2691" w:type="dxa"/>
                                  </w:tcPr>
                                  <w:p w14:paraId="4DB06D76"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Longitude</w:t>
                                    </w:r>
                                  </w:p>
                                </w:tc>
                              </w:tr>
                              <w:tr w:rsidR="004E6F7F" w14:paraId="36CF72EA" w14:textId="77777777" w:rsidTr="00B31836">
                                <w:tc>
                                  <w:tcPr>
                                    <w:tcW w:w="2691" w:type="dxa"/>
                                  </w:tcPr>
                                  <w:p w14:paraId="12147B6B"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Key Event Notes</w:t>
                                    </w:r>
                                  </w:p>
                                </w:tc>
                              </w:tr>
                              <w:tr w:rsidR="004E6F7F" w14:paraId="571F51B5" w14:textId="77777777" w:rsidTr="00B31836">
                                <w:tc>
                                  <w:tcPr>
                                    <w:tcW w:w="2691" w:type="dxa"/>
                                  </w:tcPr>
                                  <w:p w14:paraId="4F7859F1"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Time</w:t>
                                    </w:r>
                                  </w:p>
                                </w:tc>
                              </w:tr>
                              <w:tr w:rsidR="004E6F7F" w14:paraId="60F0B9A0" w14:textId="77777777" w:rsidTr="00B31836">
                                <w:tc>
                                  <w:tcPr>
                                    <w:tcW w:w="2691" w:type="dxa"/>
                                  </w:tcPr>
                                  <w:p w14:paraId="678E80D1"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Year</w:t>
                                    </w:r>
                                  </w:p>
                                </w:tc>
                              </w:tr>
                              <w:tr w:rsidR="004E6F7F" w14:paraId="4DB9A389" w14:textId="77777777" w:rsidTr="00B31836">
                                <w:tc>
                                  <w:tcPr>
                                    <w:tcW w:w="2691" w:type="dxa"/>
                                  </w:tcPr>
                                  <w:p w14:paraId="0E0E17F4"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Month</w:t>
                                    </w:r>
                                  </w:p>
                                </w:tc>
                              </w:tr>
                              <w:tr w:rsidR="004E6F7F" w14:paraId="1EA808FB" w14:textId="77777777" w:rsidTr="00B31836">
                                <w:tc>
                                  <w:tcPr>
                                    <w:tcW w:w="2691" w:type="dxa"/>
                                  </w:tcPr>
                                  <w:p w14:paraId="65C3ABF0"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Day</w:t>
                                    </w:r>
                                  </w:p>
                                </w:tc>
                              </w:tr>
                              <w:tr w:rsidR="004E6F7F" w14:paraId="0DB5EAF7" w14:textId="77777777" w:rsidTr="00B31836">
                                <w:tc>
                                  <w:tcPr>
                                    <w:tcW w:w="2691" w:type="dxa"/>
                                  </w:tcPr>
                                  <w:p w14:paraId="2F6D4327"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CountryEnRoute</w:t>
                                    </w:r>
                                  </w:p>
                                </w:tc>
                              </w:tr>
                            </w:tbl>
                            <w:p w14:paraId="1703B743" w14:textId="77777777" w:rsidR="004E6F7F" w:rsidRDefault="004E6F7F" w:rsidP="004E6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786104962" name="Group 786104962"/>
                        <wpg:cNvGrpSpPr/>
                        <wpg:grpSpPr>
                          <a:xfrm>
                            <a:off x="1166883" y="35998"/>
                            <a:ext cx="1836667" cy="3996251"/>
                            <a:chOff x="1139549" y="53010"/>
                            <a:chExt cx="1941558" cy="4028669"/>
                          </a:xfrm>
                        </wpg:grpSpPr>
                        <wps:wsp>
                          <wps:cNvPr id="1105482797" name="Text Box 1105482797"/>
                          <wps:cNvSpPr txBox="1"/>
                          <wps:spPr>
                            <a:xfrm>
                              <a:off x="1642638" y="53010"/>
                              <a:ext cx="1438469" cy="4028669"/>
                            </a:xfrm>
                            <a:prstGeom prst="rect">
                              <a:avLst/>
                            </a:prstGeom>
                            <a:solidFill>
                              <a:schemeClr val="lt1"/>
                            </a:solidFill>
                            <a:ln w="6350">
                              <a:noFill/>
                            </a:ln>
                          </wps:spPr>
                          <wps:txbx>
                            <w:txbxContent>
                              <w:tbl>
                                <w:tblPr>
                                  <w:tblStyle w:val="TableGrid"/>
                                  <w:tblW w:w="0" w:type="auto"/>
                                  <w:tblLook w:val="04A0" w:firstRow="1" w:lastRow="0" w:firstColumn="1" w:lastColumn="0" w:noHBand="0" w:noVBand="1"/>
                                </w:tblPr>
                                <w:tblGrid>
                                  <w:gridCol w:w="1850"/>
                                </w:tblGrid>
                                <w:tr w:rsidR="004E6F7F" w14:paraId="7EE01C5C" w14:textId="77777777" w:rsidTr="00B31836">
                                  <w:tc>
                                    <w:tcPr>
                                      <w:tcW w:w="2547" w:type="dxa"/>
                                    </w:tcPr>
                                    <w:p w14:paraId="2BE15755" w14:textId="77777777" w:rsidR="004E6F7F" w:rsidRPr="00B31836" w:rsidRDefault="004E6F7F" w:rsidP="00B31836">
                                      <w:pPr>
                                        <w:spacing w:after="160" w:line="259" w:lineRule="auto"/>
                                        <w:rPr>
                                          <w:rFonts w:ascii="Times New Roman" w:hAnsi="Times New Roman" w:cs="Times New Roman"/>
                                          <w:b/>
                                          <w:bCs/>
                                          <w:sz w:val="20"/>
                                          <w:szCs w:val="20"/>
                                        </w:rPr>
                                      </w:pPr>
                                      <w:r w:rsidRPr="005B59A9">
                                        <w:rPr>
                                          <w:rFonts w:ascii="Times New Roman" w:hAnsi="Times New Roman" w:cs="Times New Roman"/>
                                          <w:b/>
                                          <w:bCs/>
                                          <w:sz w:val="20"/>
                                          <w:szCs w:val="20"/>
                                        </w:rPr>
                                        <w:t>ObjectAndEffect Table</w:t>
                                      </w:r>
                                    </w:p>
                                  </w:tc>
                                </w:tr>
                                <w:tr w:rsidR="004E6F7F" w14:paraId="64748B94" w14:textId="77777777" w:rsidTr="00B31836">
                                  <w:tc>
                                    <w:tcPr>
                                      <w:tcW w:w="2547" w:type="dxa"/>
                                    </w:tcPr>
                                    <w:p w14:paraId="76ACF65F"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Event Name</w:t>
                                      </w:r>
                                    </w:p>
                                  </w:tc>
                                </w:tr>
                                <w:tr w:rsidR="004E6F7F" w14:paraId="49977384" w14:textId="77777777" w:rsidTr="00B31836">
                                  <w:tc>
                                    <w:tcPr>
                                      <w:tcW w:w="2547" w:type="dxa"/>
                                    </w:tcPr>
                                    <w:p w14:paraId="661B8A59" w14:textId="77777777" w:rsidR="004E6F7F" w:rsidRPr="00B31836" w:rsidRDefault="004E6F7F" w:rsidP="00B31836">
                                      <w:pPr>
                                        <w:spacing w:after="160" w:line="259" w:lineRule="auto"/>
                                        <w:rPr>
                                          <w:rFonts w:ascii="Times New Roman" w:hAnsi="Times New Roman" w:cs="Times New Roman"/>
                                        </w:rPr>
                                      </w:pPr>
                                      <w:r w:rsidRPr="00F95841">
                                        <w:rPr>
                                          <w:sz w:val="20"/>
                                          <w:szCs w:val="19"/>
                                        </w:rPr>
                                        <w:t>Object Name</w:t>
                                      </w:r>
                                    </w:p>
                                  </w:tc>
                                </w:tr>
                                <w:tr w:rsidR="004E6F7F" w14:paraId="30889EC4" w14:textId="77777777" w:rsidTr="00B31836">
                                  <w:tc>
                                    <w:tcPr>
                                      <w:tcW w:w="2547" w:type="dxa"/>
                                    </w:tcPr>
                                    <w:p w14:paraId="52375A1B" w14:textId="77777777" w:rsidR="004E6F7F" w:rsidRPr="00B31836" w:rsidRDefault="004E6F7F" w:rsidP="00B31836">
                                      <w:pPr>
                                        <w:spacing w:after="160" w:line="259" w:lineRule="auto"/>
                                        <w:rPr>
                                          <w:rFonts w:ascii="Times New Roman" w:hAnsi="Times New Roman" w:cs="Times New Roman"/>
                                        </w:rPr>
                                      </w:pPr>
                                      <w:r w:rsidRPr="00F95841">
                                        <w:rPr>
                                          <w:sz w:val="20"/>
                                          <w:szCs w:val="19"/>
                                        </w:rPr>
                                        <w:t>Object ID</w:t>
                                      </w:r>
                                    </w:p>
                                  </w:tc>
                                </w:tr>
                                <w:tr w:rsidR="004E6F7F" w14:paraId="180477D3" w14:textId="77777777" w:rsidTr="00B31836">
                                  <w:tc>
                                    <w:tcPr>
                                      <w:tcW w:w="2547" w:type="dxa"/>
                                    </w:tcPr>
                                    <w:p w14:paraId="043FA0B2" w14:textId="77777777" w:rsidR="004E6F7F" w:rsidRPr="00B31836" w:rsidRDefault="004E6F7F" w:rsidP="00B31836">
                                      <w:pPr>
                                        <w:spacing w:after="160" w:line="259" w:lineRule="auto"/>
                                        <w:rPr>
                                          <w:rFonts w:ascii="Times New Roman" w:hAnsi="Times New Roman" w:cs="Times New Roman"/>
                                        </w:rPr>
                                      </w:pPr>
                                      <w:r w:rsidRPr="00F95841">
                                        <w:rPr>
                                          <w:sz w:val="20"/>
                                          <w:szCs w:val="19"/>
                                        </w:rPr>
                                        <w:t>Latitude</w:t>
                                      </w:r>
                                    </w:p>
                                  </w:tc>
                                </w:tr>
                                <w:tr w:rsidR="004E6F7F" w14:paraId="024BD348" w14:textId="77777777" w:rsidTr="00B31836">
                                  <w:tc>
                                    <w:tcPr>
                                      <w:tcW w:w="2547" w:type="dxa"/>
                                    </w:tcPr>
                                    <w:p w14:paraId="7E75A51A" w14:textId="77777777" w:rsidR="004E6F7F" w:rsidRPr="00B31836" w:rsidRDefault="004E6F7F" w:rsidP="00B31836">
                                      <w:pPr>
                                        <w:spacing w:after="160" w:line="259" w:lineRule="auto"/>
                                        <w:rPr>
                                          <w:rFonts w:ascii="Times New Roman" w:hAnsi="Times New Roman" w:cs="Times New Roman"/>
                                        </w:rPr>
                                      </w:pPr>
                                      <w:r w:rsidRPr="00F95841">
                                        <w:rPr>
                                          <w:sz w:val="20"/>
                                          <w:szCs w:val="19"/>
                                        </w:rPr>
                                        <w:t>Longitude</w:t>
                                      </w:r>
                                    </w:p>
                                  </w:tc>
                                </w:tr>
                                <w:tr w:rsidR="004E6F7F" w14:paraId="2257C5E0" w14:textId="77777777" w:rsidTr="00B31836">
                                  <w:tc>
                                    <w:tcPr>
                                      <w:tcW w:w="2547" w:type="dxa"/>
                                    </w:tcPr>
                                    <w:p w14:paraId="31F515F2" w14:textId="77777777" w:rsidR="004E6F7F" w:rsidRPr="00B31836" w:rsidRDefault="004E6F7F" w:rsidP="00B31836">
                                      <w:pPr>
                                        <w:spacing w:after="160" w:line="259" w:lineRule="auto"/>
                                        <w:rPr>
                                          <w:rFonts w:ascii="Times New Roman" w:hAnsi="Times New Roman" w:cs="Times New Roman"/>
                                        </w:rPr>
                                      </w:pPr>
                                      <w:r w:rsidRPr="00F95841">
                                        <w:rPr>
                                          <w:sz w:val="20"/>
                                          <w:szCs w:val="19"/>
                                        </w:rPr>
                                        <w:t>Time</w:t>
                                      </w:r>
                                    </w:p>
                                  </w:tc>
                                </w:tr>
                                <w:tr w:rsidR="004E6F7F" w14:paraId="1B209352" w14:textId="77777777" w:rsidTr="00B31836">
                                  <w:tc>
                                    <w:tcPr>
                                      <w:tcW w:w="2547" w:type="dxa"/>
                                    </w:tcPr>
                                    <w:p w14:paraId="1C4EEE81" w14:textId="77777777" w:rsidR="004E6F7F" w:rsidRPr="00B31836" w:rsidRDefault="004E6F7F" w:rsidP="00B31836">
                                      <w:pPr>
                                        <w:spacing w:after="160" w:line="259" w:lineRule="auto"/>
                                        <w:rPr>
                                          <w:rFonts w:ascii="Times New Roman" w:hAnsi="Times New Roman" w:cs="Times New Roman"/>
                                        </w:rPr>
                                      </w:pPr>
                                      <w:r w:rsidRPr="00F95841">
                                        <w:rPr>
                                          <w:sz w:val="20"/>
                                          <w:szCs w:val="19"/>
                                        </w:rPr>
                                        <w:t>Year</w:t>
                                      </w:r>
                                    </w:p>
                                  </w:tc>
                                </w:tr>
                                <w:tr w:rsidR="004E6F7F" w14:paraId="328ACB92" w14:textId="77777777" w:rsidTr="00B31836">
                                  <w:tc>
                                    <w:tcPr>
                                      <w:tcW w:w="2547" w:type="dxa"/>
                                    </w:tcPr>
                                    <w:p w14:paraId="4BC07D11" w14:textId="77777777" w:rsidR="004E6F7F" w:rsidRPr="00B31836" w:rsidRDefault="004E6F7F" w:rsidP="00B31836">
                                      <w:pPr>
                                        <w:spacing w:after="160" w:line="259" w:lineRule="auto"/>
                                        <w:rPr>
                                          <w:rFonts w:ascii="Times New Roman" w:hAnsi="Times New Roman" w:cs="Times New Roman"/>
                                        </w:rPr>
                                      </w:pPr>
                                      <w:r w:rsidRPr="00F95841">
                                        <w:rPr>
                                          <w:sz w:val="20"/>
                                          <w:szCs w:val="19"/>
                                        </w:rPr>
                                        <w:t>Month</w:t>
                                      </w:r>
                                    </w:p>
                                  </w:tc>
                                </w:tr>
                                <w:tr w:rsidR="004E6F7F" w14:paraId="36FC040B" w14:textId="77777777" w:rsidTr="00B31836">
                                  <w:tc>
                                    <w:tcPr>
                                      <w:tcW w:w="2547" w:type="dxa"/>
                                    </w:tcPr>
                                    <w:p w14:paraId="11B06414" w14:textId="77777777" w:rsidR="004E6F7F" w:rsidRPr="00B31836" w:rsidRDefault="004E6F7F" w:rsidP="00B31836">
                                      <w:pPr>
                                        <w:spacing w:after="160" w:line="259" w:lineRule="auto"/>
                                        <w:rPr>
                                          <w:rFonts w:ascii="Times New Roman" w:hAnsi="Times New Roman" w:cs="Times New Roman"/>
                                        </w:rPr>
                                      </w:pPr>
                                      <w:r w:rsidRPr="00F95841">
                                        <w:rPr>
                                          <w:sz w:val="20"/>
                                          <w:szCs w:val="19"/>
                                        </w:rPr>
                                        <w:t>Day</w:t>
                                      </w:r>
                                    </w:p>
                                  </w:tc>
                                </w:tr>
                                <w:tr w:rsidR="004E6F7F" w14:paraId="4E8B39FD" w14:textId="77777777" w:rsidTr="00B31836">
                                  <w:tc>
                                    <w:tcPr>
                                      <w:tcW w:w="2547" w:type="dxa"/>
                                    </w:tcPr>
                                    <w:p w14:paraId="7D33FD59" w14:textId="77777777" w:rsidR="004E6F7F" w:rsidRPr="00B31836" w:rsidRDefault="004E6F7F" w:rsidP="00B31836">
                                      <w:pPr>
                                        <w:spacing w:after="160" w:line="259" w:lineRule="auto"/>
                                        <w:rPr>
                                          <w:rFonts w:ascii="Times New Roman" w:hAnsi="Times New Roman" w:cs="Times New Roman"/>
                                        </w:rPr>
                                      </w:pPr>
                                      <w:r w:rsidRPr="00F95841">
                                        <w:rPr>
                                          <w:sz w:val="20"/>
                                          <w:szCs w:val="19"/>
                                        </w:rPr>
                                        <w:t>Action</w:t>
                                      </w:r>
                                    </w:p>
                                  </w:tc>
                                </w:tr>
                                <w:tr w:rsidR="004E6F7F" w14:paraId="02F0D868" w14:textId="77777777" w:rsidTr="00B31836">
                                  <w:tc>
                                    <w:tcPr>
                                      <w:tcW w:w="2547" w:type="dxa"/>
                                    </w:tcPr>
                                    <w:p w14:paraId="4E3C8616" w14:textId="77777777" w:rsidR="004E6F7F" w:rsidRPr="00B31836" w:rsidRDefault="004E6F7F" w:rsidP="00B31836">
                                      <w:pPr>
                                        <w:spacing w:after="160" w:line="259" w:lineRule="auto"/>
                                        <w:rPr>
                                          <w:rFonts w:ascii="Times New Roman" w:hAnsi="Times New Roman" w:cs="Times New Roman"/>
                                        </w:rPr>
                                      </w:pPr>
                                      <w:r w:rsidRPr="00F95841">
                                        <w:rPr>
                                          <w:sz w:val="20"/>
                                          <w:szCs w:val="19"/>
                                        </w:rPr>
                                        <w:t>Key Effect of Action</w:t>
                                      </w:r>
                                    </w:p>
                                  </w:tc>
                                </w:tr>
                                <w:tr w:rsidR="004E6F7F" w14:paraId="6D015B71" w14:textId="77777777" w:rsidTr="00B31836">
                                  <w:tc>
                                    <w:tcPr>
                                      <w:tcW w:w="2547" w:type="dxa"/>
                                    </w:tcPr>
                                    <w:p w14:paraId="6CAABC29" w14:textId="77777777" w:rsidR="004E6F7F" w:rsidRPr="00B31836" w:rsidRDefault="004E6F7F" w:rsidP="00B31836">
                                      <w:pPr>
                                        <w:spacing w:after="160" w:line="259" w:lineRule="auto"/>
                                        <w:rPr>
                                          <w:rFonts w:ascii="Times New Roman" w:hAnsi="Times New Roman" w:cs="Times New Roman"/>
                                        </w:rPr>
                                      </w:pPr>
                                      <w:r w:rsidRPr="00B31836">
                                        <w:rPr>
                                          <w:rFonts w:ascii="Times New Roman" w:hAnsi="Times New Roman" w:cs="Times New Roman"/>
                                          <w:sz w:val="20"/>
                                          <w:szCs w:val="19"/>
                                        </w:rPr>
                                        <w:t>CountryEnRoute</w:t>
                                      </w:r>
                                    </w:p>
                                  </w:tc>
                                </w:tr>
                                <w:tr w:rsidR="004E6F7F" w14:paraId="61149C58" w14:textId="77777777" w:rsidTr="00B31836">
                                  <w:tc>
                                    <w:tcPr>
                                      <w:tcW w:w="2547" w:type="dxa"/>
                                    </w:tcPr>
                                    <w:p w14:paraId="681DFA34" w14:textId="77777777" w:rsidR="004E6F7F" w:rsidRPr="00B31836" w:rsidRDefault="004E6F7F" w:rsidP="00B31836">
                                      <w:pPr>
                                        <w:rPr>
                                          <w:rFonts w:ascii="Times New Roman" w:hAnsi="Times New Roman" w:cs="Times New Roman"/>
                                          <w:sz w:val="20"/>
                                          <w:szCs w:val="19"/>
                                        </w:rPr>
                                      </w:pPr>
                                      <w:r>
                                        <w:rPr>
                                          <w:rFonts w:ascii="Times New Roman" w:hAnsi="Times New Roman" w:cs="Times New Roman"/>
                                          <w:sz w:val="20"/>
                                          <w:szCs w:val="19"/>
                                        </w:rPr>
                                        <w:t>RouteID</w:t>
                                      </w:r>
                                    </w:p>
                                  </w:tc>
                                </w:tr>
                              </w:tbl>
                              <w:p w14:paraId="6EBEB4AE" w14:textId="77777777" w:rsidR="004E6F7F" w:rsidRDefault="004E6F7F" w:rsidP="004E6F7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4650133" name="Connector: Elbow 244650133"/>
                          <wps:cNvCnPr/>
                          <wps:spPr>
                            <a:xfrm rot="16200000" flipH="1">
                              <a:off x="-92793" y="2246241"/>
                              <a:ext cx="3080974" cy="179071"/>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1844435206" name="Straight Arrow Connector 1844435206"/>
                          <wps:cNvCnPr/>
                          <wps:spPr>
                            <a:xfrm flipH="1">
                              <a:off x="1139549" y="788497"/>
                              <a:ext cx="23202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1514396" name="Straight Arrow Connector 2011514396"/>
                          <wps:cNvCnPr/>
                          <wps:spPr>
                            <a:xfrm flipV="1">
                              <a:off x="1537063" y="3869635"/>
                              <a:ext cx="19232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966D10C" id="Canvas 7" o:spid="_x0000_s1026" editas="canvas" style="width:278.5pt;height:336pt;mso-position-horizontal-relative:char;mso-position-vertical-relative:line" coordsize="35369,4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5369;height:42672;visibility:visible;mso-wrap-style:square" filled="t">
                  <v:fill o:detectmouseclick="t"/>
                  <v:path o:connecttype="none"/>
                </v:shape>
                <v:shapetype id="_x0000_t202" coordsize="21600,21600" o:spt="202" path="m,l,21600r21600,l21600,xe">
                  <v:stroke joinstyle="miter"/>
                  <v:path gradientshapeok="t" o:connecttype="rect"/>
                </v:shapetype>
                <v:shape id="Text Box 835063885" o:spid="_x0000_s1028" type="#_x0000_t202" style="position:absolute;top:890;width:12523;height:3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" fillcolor="white [3201]" stroked="f" strokeweight=".5pt">
                  <v:textbox>
                    <w:txbxContent>
                      <w:tbl>
                        <w:tblPr>
                          <w:tblStyle w:val="TableGrid"/>
                          <w:tblW w:w="0" w:type="auto"/>
                          <w:tblLook w:val="04A0" w:firstRow="1" w:lastRow="0" w:firstColumn="1" w:lastColumn="0" w:noHBand="0" w:noVBand="1"/>
                        </w:tblPr>
                        <w:tblGrid>
                          <w:gridCol w:w="1679"/>
                        </w:tblGrid>
                        <w:tr w:rsidR="004E6F7F" w14:paraId="0659EACA" w14:textId="77777777" w:rsidTr="00B31836">
                          <w:tc>
                            <w:tcPr>
                              <w:tcW w:w="2691" w:type="dxa"/>
                            </w:tcPr>
                            <w:p w14:paraId="3D1C6BA2" w14:textId="77777777" w:rsidR="004E6F7F" w:rsidRPr="00B31836" w:rsidRDefault="004E6F7F" w:rsidP="00B31836">
                              <w:pPr>
                                <w:spacing w:after="160" w:line="259" w:lineRule="auto"/>
                                <w:rPr>
                                  <w:rFonts w:ascii="Times New Roman" w:hAnsi="Times New Roman" w:cs="Times New Roman"/>
                                  <w:b/>
                                  <w:bCs/>
                                  <w:sz w:val="20"/>
                                  <w:szCs w:val="20"/>
                                </w:rPr>
                              </w:pPr>
                              <w:r w:rsidRPr="005B59A9">
                                <w:rPr>
                                  <w:rFonts w:ascii="Times New Roman" w:hAnsi="Times New Roman" w:cs="Times New Roman"/>
                                  <w:b/>
                                  <w:bCs/>
                                  <w:sz w:val="20"/>
                                  <w:szCs w:val="20"/>
                                </w:rPr>
                                <w:t>Location Table</w:t>
                              </w:r>
                            </w:p>
                          </w:tc>
                        </w:tr>
                        <w:tr w:rsidR="004E6F7F" w14:paraId="4F95945A" w14:textId="77777777" w:rsidTr="00B31836">
                          <w:tc>
                            <w:tcPr>
                              <w:tcW w:w="2691" w:type="dxa"/>
                            </w:tcPr>
                            <w:p w14:paraId="4290FF0E"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Event Name</w:t>
                              </w:r>
                            </w:p>
                          </w:tc>
                        </w:tr>
                        <w:tr w:rsidR="004E6F7F" w14:paraId="33038D41" w14:textId="77777777" w:rsidTr="00B31836">
                          <w:tc>
                            <w:tcPr>
                              <w:tcW w:w="2691" w:type="dxa"/>
                            </w:tcPr>
                            <w:p w14:paraId="3869197C"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RouteID</w:t>
                              </w:r>
                            </w:p>
                          </w:tc>
                        </w:tr>
                        <w:tr w:rsidR="004E6F7F" w14:paraId="29B46570" w14:textId="77777777" w:rsidTr="00B31836">
                          <w:tc>
                            <w:tcPr>
                              <w:tcW w:w="2691" w:type="dxa"/>
                            </w:tcPr>
                            <w:p w14:paraId="2A4EBCF9"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Location Name</w:t>
                              </w:r>
                            </w:p>
                          </w:tc>
                        </w:tr>
                        <w:tr w:rsidR="004E6F7F" w14:paraId="22AC7926" w14:textId="77777777" w:rsidTr="00B31836">
                          <w:tc>
                            <w:tcPr>
                              <w:tcW w:w="2691" w:type="dxa"/>
                            </w:tcPr>
                            <w:p w14:paraId="08A45062"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Latitude</w:t>
                              </w:r>
                            </w:p>
                          </w:tc>
                        </w:tr>
                        <w:tr w:rsidR="004E6F7F" w14:paraId="04642CBA" w14:textId="77777777" w:rsidTr="00B31836">
                          <w:tc>
                            <w:tcPr>
                              <w:tcW w:w="2691" w:type="dxa"/>
                            </w:tcPr>
                            <w:p w14:paraId="4DB06D76"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Longitude</w:t>
                              </w:r>
                            </w:p>
                          </w:tc>
                        </w:tr>
                        <w:tr w:rsidR="004E6F7F" w14:paraId="36CF72EA" w14:textId="77777777" w:rsidTr="00B31836">
                          <w:tc>
                            <w:tcPr>
                              <w:tcW w:w="2691" w:type="dxa"/>
                            </w:tcPr>
                            <w:p w14:paraId="12147B6B"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Key Event Notes</w:t>
                              </w:r>
                            </w:p>
                          </w:tc>
                        </w:tr>
                        <w:tr w:rsidR="004E6F7F" w14:paraId="571F51B5" w14:textId="77777777" w:rsidTr="00B31836">
                          <w:tc>
                            <w:tcPr>
                              <w:tcW w:w="2691" w:type="dxa"/>
                            </w:tcPr>
                            <w:p w14:paraId="4F7859F1"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Time</w:t>
                              </w:r>
                            </w:p>
                          </w:tc>
                        </w:tr>
                        <w:tr w:rsidR="004E6F7F" w14:paraId="60F0B9A0" w14:textId="77777777" w:rsidTr="00B31836">
                          <w:tc>
                            <w:tcPr>
                              <w:tcW w:w="2691" w:type="dxa"/>
                            </w:tcPr>
                            <w:p w14:paraId="678E80D1"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Year</w:t>
                              </w:r>
                            </w:p>
                          </w:tc>
                        </w:tr>
                        <w:tr w:rsidR="004E6F7F" w14:paraId="4DB9A389" w14:textId="77777777" w:rsidTr="00B31836">
                          <w:tc>
                            <w:tcPr>
                              <w:tcW w:w="2691" w:type="dxa"/>
                            </w:tcPr>
                            <w:p w14:paraId="0E0E17F4"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Month</w:t>
                              </w:r>
                            </w:p>
                          </w:tc>
                        </w:tr>
                        <w:tr w:rsidR="004E6F7F" w14:paraId="1EA808FB" w14:textId="77777777" w:rsidTr="00B31836">
                          <w:tc>
                            <w:tcPr>
                              <w:tcW w:w="2691" w:type="dxa"/>
                            </w:tcPr>
                            <w:p w14:paraId="65C3ABF0"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Day</w:t>
                              </w:r>
                            </w:p>
                          </w:tc>
                        </w:tr>
                        <w:tr w:rsidR="004E6F7F" w14:paraId="0DB5EAF7" w14:textId="77777777" w:rsidTr="00B31836">
                          <w:tc>
                            <w:tcPr>
                              <w:tcW w:w="2691" w:type="dxa"/>
                            </w:tcPr>
                            <w:p w14:paraId="2F6D4327"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CountryEnRoute</w:t>
                              </w:r>
                            </w:p>
                          </w:tc>
                        </w:tr>
                      </w:tbl>
                      <w:p w14:paraId="1703B743" w14:textId="77777777" w:rsidR="004E6F7F" w:rsidRDefault="004E6F7F" w:rsidP="004E6F7F"/>
                    </w:txbxContent>
                  </v:textbox>
                </v:shape>
                <v:group id="Group 786104962" o:spid="_x0000_s1029" style="position:absolute;left:11668;top:359;width:18367;height:39963" coordorigin="11395,530" coordsize="19415,40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">
                  <v:shape id="Text Box 1105482797" o:spid="_x0000_s1030" type="#_x0000_t202" style="position:absolute;left:16426;top:530;width:14385;height:40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" fillcolor="white [3201]" stroked="f" strokeweight=".5pt">
                    <v:textbox>
                      <w:txbxContent>
                        <w:tbl>
                          <w:tblPr>
                            <w:tblStyle w:val="TableGrid"/>
                            <w:tblW w:w="0" w:type="auto"/>
                            <w:tblLook w:val="04A0" w:firstRow="1" w:lastRow="0" w:firstColumn="1" w:lastColumn="0" w:noHBand="0" w:noVBand="1"/>
                          </w:tblPr>
                          <w:tblGrid>
                            <w:gridCol w:w="1850"/>
                          </w:tblGrid>
                          <w:tr w:rsidR="004E6F7F" w14:paraId="7EE01C5C" w14:textId="77777777" w:rsidTr="00B31836">
                            <w:tc>
                              <w:tcPr>
                                <w:tcW w:w="2547" w:type="dxa"/>
                              </w:tcPr>
                              <w:p w14:paraId="2BE15755" w14:textId="77777777" w:rsidR="004E6F7F" w:rsidRPr="00B31836" w:rsidRDefault="004E6F7F" w:rsidP="00B31836">
                                <w:pPr>
                                  <w:spacing w:after="160" w:line="259" w:lineRule="auto"/>
                                  <w:rPr>
                                    <w:rFonts w:ascii="Times New Roman" w:hAnsi="Times New Roman" w:cs="Times New Roman"/>
                                    <w:b/>
                                    <w:bCs/>
                                    <w:sz w:val="20"/>
                                    <w:szCs w:val="20"/>
                                  </w:rPr>
                                </w:pPr>
                                <w:r w:rsidRPr="005B59A9">
                                  <w:rPr>
                                    <w:rFonts w:ascii="Times New Roman" w:hAnsi="Times New Roman" w:cs="Times New Roman"/>
                                    <w:b/>
                                    <w:bCs/>
                                    <w:sz w:val="20"/>
                                    <w:szCs w:val="20"/>
                                  </w:rPr>
                                  <w:t>ObjectAndEffect Table</w:t>
                                </w:r>
                              </w:p>
                            </w:tc>
                          </w:tr>
                          <w:tr w:rsidR="004E6F7F" w14:paraId="64748B94" w14:textId="77777777" w:rsidTr="00B31836">
                            <w:tc>
                              <w:tcPr>
                                <w:tcW w:w="2547" w:type="dxa"/>
                              </w:tcPr>
                              <w:p w14:paraId="76ACF65F" w14:textId="77777777" w:rsidR="004E6F7F" w:rsidRPr="00B31836" w:rsidRDefault="004E6F7F" w:rsidP="00B31836">
                                <w:pPr>
                                  <w:spacing w:after="160" w:line="259" w:lineRule="auto"/>
                                  <w:rPr>
                                    <w:rFonts w:ascii="Times New Roman" w:hAnsi="Times New Roman" w:cs="Times New Roman"/>
                                  </w:rPr>
                                </w:pPr>
                                <w:r w:rsidRPr="005B59A9">
                                  <w:rPr>
                                    <w:rFonts w:ascii="Times New Roman" w:hAnsi="Times New Roman" w:cs="Times New Roman"/>
                                    <w:sz w:val="20"/>
                                    <w:szCs w:val="19"/>
                                  </w:rPr>
                                  <w:t>Event Name</w:t>
                                </w:r>
                              </w:p>
                            </w:tc>
                          </w:tr>
                          <w:tr w:rsidR="004E6F7F" w14:paraId="49977384" w14:textId="77777777" w:rsidTr="00B31836">
                            <w:tc>
                              <w:tcPr>
                                <w:tcW w:w="2547" w:type="dxa"/>
                              </w:tcPr>
                              <w:p w14:paraId="661B8A59" w14:textId="77777777" w:rsidR="004E6F7F" w:rsidRPr="00B31836" w:rsidRDefault="004E6F7F" w:rsidP="00B31836">
                                <w:pPr>
                                  <w:spacing w:after="160" w:line="259" w:lineRule="auto"/>
                                  <w:rPr>
                                    <w:rFonts w:ascii="Times New Roman" w:hAnsi="Times New Roman" w:cs="Times New Roman"/>
                                  </w:rPr>
                                </w:pPr>
                                <w:r w:rsidRPr="00F95841">
                                  <w:rPr>
                                    <w:sz w:val="20"/>
                                    <w:szCs w:val="19"/>
                                  </w:rPr>
                                  <w:t>Object Name</w:t>
                                </w:r>
                              </w:p>
                            </w:tc>
                          </w:tr>
                          <w:tr w:rsidR="004E6F7F" w14:paraId="30889EC4" w14:textId="77777777" w:rsidTr="00B31836">
                            <w:tc>
                              <w:tcPr>
                                <w:tcW w:w="2547" w:type="dxa"/>
                              </w:tcPr>
                              <w:p w14:paraId="52375A1B" w14:textId="77777777" w:rsidR="004E6F7F" w:rsidRPr="00B31836" w:rsidRDefault="004E6F7F" w:rsidP="00B31836">
                                <w:pPr>
                                  <w:spacing w:after="160" w:line="259" w:lineRule="auto"/>
                                  <w:rPr>
                                    <w:rFonts w:ascii="Times New Roman" w:hAnsi="Times New Roman" w:cs="Times New Roman"/>
                                  </w:rPr>
                                </w:pPr>
                                <w:r w:rsidRPr="00F95841">
                                  <w:rPr>
                                    <w:sz w:val="20"/>
                                    <w:szCs w:val="19"/>
                                  </w:rPr>
                                  <w:t>Object ID</w:t>
                                </w:r>
                              </w:p>
                            </w:tc>
                          </w:tr>
                          <w:tr w:rsidR="004E6F7F" w14:paraId="180477D3" w14:textId="77777777" w:rsidTr="00B31836">
                            <w:tc>
                              <w:tcPr>
                                <w:tcW w:w="2547" w:type="dxa"/>
                              </w:tcPr>
                              <w:p w14:paraId="043FA0B2" w14:textId="77777777" w:rsidR="004E6F7F" w:rsidRPr="00B31836" w:rsidRDefault="004E6F7F" w:rsidP="00B31836">
                                <w:pPr>
                                  <w:spacing w:after="160" w:line="259" w:lineRule="auto"/>
                                  <w:rPr>
                                    <w:rFonts w:ascii="Times New Roman" w:hAnsi="Times New Roman" w:cs="Times New Roman"/>
                                  </w:rPr>
                                </w:pPr>
                                <w:r w:rsidRPr="00F95841">
                                  <w:rPr>
                                    <w:sz w:val="20"/>
                                    <w:szCs w:val="19"/>
                                  </w:rPr>
                                  <w:t>Latitude</w:t>
                                </w:r>
                              </w:p>
                            </w:tc>
                          </w:tr>
                          <w:tr w:rsidR="004E6F7F" w14:paraId="024BD348" w14:textId="77777777" w:rsidTr="00B31836">
                            <w:tc>
                              <w:tcPr>
                                <w:tcW w:w="2547" w:type="dxa"/>
                              </w:tcPr>
                              <w:p w14:paraId="7E75A51A" w14:textId="77777777" w:rsidR="004E6F7F" w:rsidRPr="00B31836" w:rsidRDefault="004E6F7F" w:rsidP="00B31836">
                                <w:pPr>
                                  <w:spacing w:after="160" w:line="259" w:lineRule="auto"/>
                                  <w:rPr>
                                    <w:rFonts w:ascii="Times New Roman" w:hAnsi="Times New Roman" w:cs="Times New Roman"/>
                                  </w:rPr>
                                </w:pPr>
                                <w:r w:rsidRPr="00F95841">
                                  <w:rPr>
                                    <w:sz w:val="20"/>
                                    <w:szCs w:val="19"/>
                                  </w:rPr>
                                  <w:t>Longitude</w:t>
                                </w:r>
                              </w:p>
                            </w:tc>
                          </w:tr>
                          <w:tr w:rsidR="004E6F7F" w14:paraId="2257C5E0" w14:textId="77777777" w:rsidTr="00B31836">
                            <w:tc>
                              <w:tcPr>
                                <w:tcW w:w="2547" w:type="dxa"/>
                              </w:tcPr>
                              <w:p w14:paraId="31F515F2" w14:textId="77777777" w:rsidR="004E6F7F" w:rsidRPr="00B31836" w:rsidRDefault="004E6F7F" w:rsidP="00B31836">
                                <w:pPr>
                                  <w:spacing w:after="160" w:line="259" w:lineRule="auto"/>
                                  <w:rPr>
                                    <w:rFonts w:ascii="Times New Roman" w:hAnsi="Times New Roman" w:cs="Times New Roman"/>
                                  </w:rPr>
                                </w:pPr>
                                <w:r w:rsidRPr="00F95841">
                                  <w:rPr>
                                    <w:sz w:val="20"/>
                                    <w:szCs w:val="19"/>
                                  </w:rPr>
                                  <w:t>Time</w:t>
                                </w:r>
                              </w:p>
                            </w:tc>
                          </w:tr>
                          <w:tr w:rsidR="004E6F7F" w14:paraId="1B209352" w14:textId="77777777" w:rsidTr="00B31836">
                            <w:tc>
                              <w:tcPr>
                                <w:tcW w:w="2547" w:type="dxa"/>
                              </w:tcPr>
                              <w:p w14:paraId="1C4EEE81" w14:textId="77777777" w:rsidR="004E6F7F" w:rsidRPr="00B31836" w:rsidRDefault="004E6F7F" w:rsidP="00B31836">
                                <w:pPr>
                                  <w:spacing w:after="160" w:line="259" w:lineRule="auto"/>
                                  <w:rPr>
                                    <w:rFonts w:ascii="Times New Roman" w:hAnsi="Times New Roman" w:cs="Times New Roman"/>
                                  </w:rPr>
                                </w:pPr>
                                <w:r w:rsidRPr="00F95841">
                                  <w:rPr>
                                    <w:sz w:val="20"/>
                                    <w:szCs w:val="19"/>
                                  </w:rPr>
                                  <w:t>Year</w:t>
                                </w:r>
                              </w:p>
                            </w:tc>
                          </w:tr>
                          <w:tr w:rsidR="004E6F7F" w14:paraId="328ACB92" w14:textId="77777777" w:rsidTr="00B31836">
                            <w:tc>
                              <w:tcPr>
                                <w:tcW w:w="2547" w:type="dxa"/>
                              </w:tcPr>
                              <w:p w14:paraId="4BC07D11" w14:textId="77777777" w:rsidR="004E6F7F" w:rsidRPr="00B31836" w:rsidRDefault="004E6F7F" w:rsidP="00B31836">
                                <w:pPr>
                                  <w:spacing w:after="160" w:line="259" w:lineRule="auto"/>
                                  <w:rPr>
                                    <w:rFonts w:ascii="Times New Roman" w:hAnsi="Times New Roman" w:cs="Times New Roman"/>
                                  </w:rPr>
                                </w:pPr>
                                <w:r w:rsidRPr="00F95841">
                                  <w:rPr>
                                    <w:sz w:val="20"/>
                                    <w:szCs w:val="19"/>
                                  </w:rPr>
                                  <w:t>Month</w:t>
                                </w:r>
                              </w:p>
                            </w:tc>
                          </w:tr>
                          <w:tr w:rsidR="004E6F7F" w14:paraId="36FC040B" w14:textId="77777777" w:rsidTr="00B31836">
                            <w:tc>
                              <w:tcPr>
                                <w:tcW w:w="2547" w:type="dxa"/>
                              </w:tcPr>
                              <w:p w14:paraId="11B06414" w14:textId="77777777" w:rsidR="004E6F7F" w:rsidRPr="00B31836" w:rsidRDefault="004E6F7F" w:rsidP="00B31836">
                                <w:pPr>
                                  <w:spacing w:after="160" w:line="259" w:lineRule="auto"/>
                                  <w:rPr>
                                    <w:rFonts w:ascii="Times New Roman" w:hAnsi="Times New Roman" w:cs="Times New Roman"/>
                                  </w:rPr>
                                </w:pPr>
                                <w:r w:rsidRPr="00F95841">
                                  <w:rPr>
                                    <w:sz w:val="20"/>
                                    <w:szCs w:val="19"/>
                                  </w:rPr>
                                  <w:t>Day</w:t>
                                </w:r>
                              </w:p>
                            </w:tc>
                          </w:tr>
                          <w:tr w:rsidR="004E6F7F" w14:paraId="4E8B39FD" w14:textId="77777777" w:rsidTr="00B31836">
                            <w:tc>
                              <w:tcPr>
                                <w:tcW w:w="2547" w:type="dxa"/>
                              </w:tcPr>
                              <w:p w14:paraId="7D33FD59" w14:textId="77777777" w:rsidR="004E6F7F" w:rsidRPr="00B31836" w:rsidRDefault="004E6F7F" w:rsidP="00B31836">
                                <w:pPr>
                                  <w:spacing w:after="160" w:line="259" w:lineRule="auto"/>
                                  <w:rPr>
                                    <w:rFonts w:ascii="Times New Roman" w:hAnsi="Times New Roman" w:cs="Times New Roman"/>
                                  </w:rPr>
                                </w:pPr>
                                <w:r w:rsidRPr="00F95841">
                                  <w:rPr>
                                    <w:sz w:val="20"/>
                                    <w:szCs w:val="19"/>
                                  </w:rPr>
                                  <w:t>Action</w:t>
                                </w:r>
                              </w:p>
                            </w:tc>
                          </w:tr>
                          <w:tr w:rsidR="004E6F7F" w14:paraId="02F0D868" w14:textId="77777777" w:rsidTr="00B31836">
                            <w:tc>
                              <w:tcPr>
                                <w:tcW w:w="2547" w:type="dxa"/>
                              </w:tcPr>
                              <w:p w14:paraId="4E3C8616" w14:textId="77777777" w:rsidR="004E6F7F" w:rsidRPr="00B31836" w:rsidRDefault="004E6F7F" w:rsidP="00B31836">
                                <w:pPr>
                                  <w:spacing w:after="160" w:line="259" w:lineRule="auto"/>
                                  <w:rPr>
                                    <w:rFonts w:ascii="Times New Roman" w:hAnsi="Times New Roman" w:cs="Times New Roman"/>
                                  </w:rPr>
                                </w:pPr>
                                <w:r w:rsidRPr="00F95841">
                                  <w:rPr>
                                    <w:sz w:val="20"/>
                                    <w:szCs w:val="19"/>
                                  </w:rPr>
                                  <w:t>Key Effect of Action</w:t>
                                </w:r>
                              </w:p>
                            </w:tc>
                          </w:tr>
                          <w:tr w:rsidR="004E6F7F" w14:paraId="6D015B71" w14:textId="77777777" w:rsidTr="00B31836">
                            <w:tc>
                              <w:tcPr>
                                <w:tcW w:w="2547" w:type="dxa"/>
                              </w:tcPr>
                              <w:p w14:paraId="6CAABC29" w14:textId="77777777" w:rsidR="004E6F7F" w:rsidRPr="00B31836" w:rsidRDefault="004E6F7F" w:rsidP="00B31836">
                                <w:pPr>
                                  <w:spacing w:after="160" w:line="259" w:lineRule="auto"/>
                                  <w:rPr>
                                    <w:rFonts w:ascii="Times New Roman" w:hAnsi="Times New Roman" w:cs="Times New Roman"/>
                                  </w:rPr>
                                </w:pPr>
                                <w:r w:rsidRPr="00B31836">
                                  <w:rPr>
                                    <w:rFonts w:ascii="Times New Roman" w:hAnsi="Times New Roman" w:cs="Times New Roman"/>
                                    <w:sz w:val="20"/>
                                    <w:szCs w:val="19"/>
                                  </w:rPr>
                                  <w:t>CountryEnRoute</w:t>
                                </w:r>
                              </w:p>
                            </w:tc>
                          </w:tr>
                          <w:tr w:rsidR="004E6F7F" w14:paraId="61149C58" w14:textId="77777777" w:rsidTr="00B31836">
                            <w:tc>
                              <w:tcPr>
                                <w:tcW w:w="2547" w:type="dxa"/>
                              </w:tcPr>
                              <w:p w14:paraId="681DFA34" w14:textId="77777777" w:rsidR="004E6F7F" w:rsidRPr="00B31836" w:rsidRDefault="004E6F7F" w:rsidP="00B31836">
                                <w:pPr>
                                  <w:rPr>
                                    <w:rFonts w:ascii="Times New Roman" w:hAnsi="Times New Roman" w:cs="Times New Roman"/>
                                    <w:sz w:val="20"/>
                                    <w:szCs w:val="19"/>
                                  </w:rPr>
                                </w:pPr>
                                <w:r>
                                  <w:rPr>
                                    <w:rFonts w:ascii="Times New Roman" w:hAnsi="Times New Roman" w:cs="Times New Roman"/>
                                    <w:sz w:val="20"/>
                                    <w:szCs w:val="19"/>
                                  </w:rPr>
                                  <w:t>RouteID</w:t>
                                </w:r>
                              </w:p>
                            </w:tc>
                          </w:tr>
                        </w:tbl>
                        <w:p w14:paraId="6EBEB4AE" w14:textId="77777777" w:rsidR="004E6F7F" w:rsidRDefault="004E6F7F" w:rsidP="004E6F7F"/>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44650133" o:spid="_x0000_s1031" type="#_x0000_t34" style="position:absolute;left:-928;top:22461;width:30810;height:179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" strokecolor="#4472c4 [3204]" strokeweight=".5pt"/>
                  <v:shapetype id="_x0000_t32" coordsize="21600,21600" o:spt="32" o:oned="t" path="m,l21600,21600e" filled="f">
                    <v:path arrowok="t" fillok="f" o:connecttype="none"/>
                    <o:lock v:ext="edit" shapetype="t"/>
                  </v:shapetype>
                  <v:shape id="Straight Arrow Connector 1844435206" o:spid="_x0000_s1032" type="#_x0000_t32" style="position:absolute;left:11395;top:7884;width:23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" strokecolor="#4472c4 [3204]" strokeweight=".5pt">
                    <v:stroke endarrow="block" joinstyle="miter"/>
                  </v:shape>
                  <v:shape id="Straight Arrow Connector 2011514396" o:spid="_x0000_s1033" type="#_x0000_t32" style="position:absolute;left:15370;top:38696;width:192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" strokecolor="#4472c4 [3204]" strokeweight=".5pt">
                    <v:stroke endarrow="block" joinstyle="miter"/>
                  </v:shape>
                </v:group>
                <w10:anchorlock/>
              </v:group>
            </w:pict>
          </mc:Fallback>
        </mc:AlternateContent>
      </w:r>
    </w:p>
    <w:p w14:paraId="5A17AD79" w14:textId="77777777" w:rsidR="004E6F7F" w:rsidRPr="006C1AA4" w:rsidRDefault="004E6F7F" w:rsidP="004E6F7F">
      <w:pPr>
        <w:rPr>
          <w:b/>
          <w:bCs/>
        </w:rPr>
      </w:pPr>
      <w:r>
        <w:t xml:space="preserve">Fig 4.0: </w:t>
      </w:r>
      <w:r w:rsidRPr="006C1AA4">
        <w:rPr>
          <w:b/>
          <w:bCs/>
        </w:rPr>
        <w:t>Entity Relationship Diagram</w:t>
      </w:r>
    </w:p>
    <w:p w14:paraId="37AB5C7A" w14:textId="77777777" w:rsidR="00F5173A" w:rsidRPr="009B5560" w:rsidRDefault="00F5173A" w:rsidP="00F5173A">
      <w:pPr>
        <w:rPr>
          <w:b/>
          <w:i/>
          <w:color w:val="FF0000"/>
        </w:rPr>
      </w:pPr>
    </w:p>
    <w:p w14:paraId="4688B041" w14:textId="77777777" w:rsidR="00D004E1" w:rsidRPr="009B5560" w:rsidRDefault="00D004E1" w:rsidP="00F5173A">
      <w:pPr>
        <w:rPr>
          <w:b/>
          <w:i/>
          <w:color w:val="FF0000"/>
        </w:rPr>
      </w:pPr>
    </w:p>
    <w:p w14:paraId="44078D7C" w14:textId="77777777" w:rsidR="00F5173A" w:rsidRPr="009B5560" w:rsidRDefault="00F5173A" w:rsidP="00F5173A">
      <w:pPr>
        <w:rPr>
          <w:b/>
          <w:bCs/>
        </w:rPr>
      </w:pPr>
      <w:r w:rsidRPr="009B5560">
        <w:rPr>
          <w:b/>
          <w:bCs/>
        </w:rPr>
        <w:t>4.3 User Interface Design</w:t>
      </w:r>
    </w:p>
    <w:p w14:paraId="70CBADBA" w14:textId="77777777" w:rsidR="00F5173A" w:rsidRPr="009B5560" w:rsidRDefault="00F5173A" w:rsidP="00F5173A">
      <w:pPr>
        <w:rPr>
          <w:sz w:val="10"/>
        </w:rPr>
      </w:pPr>
    </w:p>
    <w:p w14:paraId="50D4B70C" w14:textId="7D72BE9F" w:rsidR="00F5173A" w:rsidRPr="009B5560" w:rsidRDefault="009B15A5" w:rsidP="00F5173A">
      <w:r w:rsidRPr="009B5560">
        <w:t>Usability and accessibility were primary considerations in designing the user interface for interacting with the historical database. A web-based</w:t>
      </w:r>
      <w:r w:rsidR="00F5173A" w:rsidRPr="009B5560">
        <w:t xml:space="preserve"> </w:t>
      </w:r>
      <w:r w:rsidR="00FD423B" w:rsidRPr="009B5560">
        <w:t xml:space="preserve">interface was </w:t>
      </w:r>
      <w:r w:rsidR="00F5173A" w:rsidRPr="009B5560">
        <w:t>opted for to ensure pl</w:t>
      </w:r>
      <w:r w:rsidR="00FD423B" w:rsidRPr="009B5560">
        <w:t xml:space="preserve">atform independence and ease user </w:t>
      </w:r>
      <w:r w:rsidR="00F5173A" w:rsidRPr="009B5560">
        <w:t>access across different devices and operating systems.</w:t>
      </w:r>
      <w:r w:rsidR="004856F5" w:rsidRPr="009B5560">
        <w:t xml:space="preserve">            </w:t>
      </w:r>
    </w:p>
    <w:p w14:paraId="0B7F3894" w14:textId="77777777" w:rsidR="00F5173A" w:rsidRPr="009B5560" w:rsidRDefault="00F5173A" w:rsidP="00F5173A"/>
    <w:p w14:paraId="78FC39DA" w14:textId="77777777" w:rsidR="001A5AAD" w:rsidRPr="009B5560" w:rsidRDefault="00F5173A" w:rsidP="00F5173A">
      <w:r w:rsidRPr="009B5560">
        <w:t xml:space="preserve">The user interface features intuitive search and query functionalities, allowing users to retrieve historical data based on various criteria such as </w:t>
      </w:r>
      <w:proofErr w:type="gramStart"/>
      <w:r w:rsidRPr="009B5560">
        <w:t>time period</w:t>
      </w:r>
      <w:proofErr w:type="gramEnd"/>
      <w:r w:rsidRPr="009B5560">
        <w:t xml:space="preserve">, location, and event type. </w:t>
      </w:r>
    </w:p>
    <w:p w14:paraId="793F2852" w14:textId="77777777" w:rsidR="001A5AAD" w:rsidRPr="009B5560" w:rsidRDefault="001A5AAD" w:rsidP="00F5173A"/>
    <w:p w14:paraId="7CB5BE26" w14:textId="51094EDE" w:rsidR="004029D0" w:rsidRPr="009B5560" w:rsidRDefault="00F5173A" w:rsidP="00F5173A">
      <w:r w:rsidRPr="009B5560">
        <w:t>Additionally, inte</w:t>
      </w:r>
      <w:r w:rsidR="00681D30" w:rsidRPr="009B5560">
        <w:t xml:space="preserve">ractive </w:t>
      </w:r>
      <w:r w:rsidR="00891010" w:rsidRPr="009B5560">
        <w:t xml:space="preserve">visualisation </w:t>
      </w:r>
      <w:r w:rsidR="00681D30" w:rsidRPr="009B5560">
        <w:t xml:space="preserve">tools were </w:t>
      </w:r>
      <w:r w:rsidRPr="009B5560">
        <w:t>incorporated to facilitate data exploration and analysis, enabling users to gain insights from the historical dataset visually.</w:t>
      </w:r>
    </w:p>
    <w:p w14:paraId="66369256" w14:textId="77777777" w:rsidR="00A24A8D" w:rsidRPr="009B5560" w:rsidRDefault="00A24A8D" w:rsidP="00F5173A"/>
    <w:p w14:paraId="5F3FD00E" w14:textId="0421A3CE" w:rsidR="001A5AAD" w:rsidRPr="009B5560" w:rsidRDefault="00A24A8D" w:rsidP="00F5173A">
      <w:r w:rsidRPr="009B5560">
        <w:t>Fig 4.</w:t>
      </w:r>
      <w:r w:rsidR="000E13F5" w:rsidRPr="009B5560">
        <w:t>1</w:t>
      </w:r>
      <w:r w:rsidRPr="009B5560">
        <w:t xml:space="preserve"> shows radio buttons that </w:t>
      </w:r>
      <w:r w:rsidR="002D3225" w:rsidRPr="009B5560">
        <w:t>allow users to choose the historical event they want to visual</w:t>
      </w:r>
      <w:r w:rsidR="00C6588D" w:rsidRPr="009B5560">
        <w:t>ise</w:t>
      </w:r>
      <w:r w:rsidR="002D3225" w:rsidRPr="009B5560">
        <w:t xml:space="preserve"> and the view option. When show </w:t>
      </w:r>
      <w:proofErr w:type="spellStart"/>
      <w:r w:rsidR="002D3225" w:rsidRPr="009B5560">
        <w:t>AlltheKeyEventNotes</w:t>
      </w:r>
      <w:proofErr w:type="spellEnd"/>
      <w:r w:rsidR="002D3225" w:rsidRPr="009B5560">
        <w:t xml:space="preserve"> is selected, all the events that happened in the selected event will be displayed. To allow user interactivity, when the select time option is picked, users can move a time-based slider that allows them to know what happened at the </w:t>
      </w:r>
      <w:r w:rsidRPr="009B5560">
        <w:t xml:space="preserve">selected time. </w:t>
      </w:r>
    </w:p>
    <w:p w14:paraId="3D5FADD5" w14:textId="77777777" w:rsidR="001A5AAD" w:rsidRPr="009B5560" w:rsidRDefault="001A5AAD" w:rsidP="00F5173A"/>
    <w:p w14:paraId="2AAA4ADA" w14:textId="493B3F7D" w:rsidR="00F5173A" w:rsidRPr="009B5560" w:rsidRDefault="00A24A8D" w:rsidP="00F5173A">
      <w:r w:rsidRPr="009B5560">
        <w:lastRenderedPageBreak/>
        <w:t xml:space="preserve">Also, a </w:t>
      </w:r>
      <w:r w:rsidR="002D3225" w:rsidRPr="009B5560">
        <w:t>drop-down</w:t>
      </w:r>
      <w:r w:rsidRPr="009B5560">
        <w:t xml:space="preserve"> functionality is enabled when the select </w:t>
      </w:r>
      <w:proofErr w:type="spellStart"/>
      <w:r w:rsidRPr="009B5560">
        <w:t>KeyEventNote</w:t>
      </w:r>
      <w:proofErr w:type="spellEnd"/>
      <w:r w:rsidRPr="009B5560">
        <w:t xml:space="preserve"> is selected. </w:t>
      </w:r>
    </w:p>
    <w:p w14:paraId="46D5F401" w14:textId="77777777" w:rsidR="004029D0" w:rsidRPr="009B5560" w:rsidRDefault="004029D0" w:rsidP="00F5173A"/>
    <w:p w14:paraId="18FE9B83" w14:textId="0F675553" w:rsidR="004029D0" w:rsidRPr="009B5560" w:rsidRDefault="004029D0" w:rsidP="00F5173A">
      <w:r w:rsidRPr="009B5560">
        <w:rPr>
          <w:noProof/>
          <w:lang w:eastAsia="en-US"/>
          <w:rPrChange w:id="180" w:author="Iain Murray" w:date="2024-04-03T10:45:00Z">
            <w:rPr>
              <w:noProof/>
              <w:lang w:val="en-US" w:eastAsia="en-US"/>
            </w:rPr>
          </w:rPrChange>
        </w:rPr>
        <w:drawing>
          <wp:inline distT="0" distB="0" distL="0" distR="0" wp14:anchorId="0A41151E" wp14:editId="202648D7">
            <wp:extent cx="3346304" cy="321945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4175" cy="3227023"/>
                    </a:xfrm>
                    <a:prstGeom prst="rect">
                      <a:avLst/>
                    </a:prstGeom>
                  </pic:spPr>
                </pic:pic>
              </a:graphicData>
            </a:graphic>
          </wp:inline>
        </w:drawing>
      </w:r>
    </w:p>
    <w:p w14:paraId="5FC93A74" w14:textId="6D873434" w:rsidR="00403B62" w:rsidRPr="009B5560" w:rsidRDefault="00403B62" w:rsidP="00F5173A">
      <w:pPr>
        <w:rPr>
          <w:b/>
        </w:rPr>
      </w:pPr>
      <w:r w:rsidRPr="009B5560">
        <w:rPr>
          <w:b/>
        </w:rPr>
        <w:t>Fig 4.</w:t>
      </w:r>
      <w:r w:rsidR="004E6F7F">
        <w:rPr>
          <w:b/>
        </w:rPr>
        <w:t>1</w:t>
      </w:r>
      <w:r w:rsidRPr="009B5560">
        <w:rPr>
          <w:b/>
        </w:rPr>
        <w:t>: Choosing an Event (Aurora sighting) as well as showing all events that happened.</w:t>
      </w:r>
    </w:p>
    <w:p w14:paraId="45D44D75" w14:textId="77777777" w:rsidR="00403B62" w:rsidRPr="009B5560" w:rsidRDefault="00403B62" w:rsidP="00F5173A"/>
    <w:p w14:paraId="787030B6" w14:textId="12F6C535" w:rsidR="00403B62" w:rsidRPr="009B5560" w:rsidRDefault="00403B62" w:rsidP="00F5173A">
      <w:r w:rsidRPr="009B5560">
        <w:rPr>
          <w:noProof/>
          <w:lang w:eastAsia="en-US"/>
          <w:rPrChange w:id="181" w:author="Iain Murray" w:date="2024-04-03T10:45:00Z">
            <w:rPr>
              <w:noProof/>
              <w:lang w:val="en-US" w:eastAsia="en-US"/>
            </w:rPr>
          </w:rPrChange>
        </w:rPr>
        <w:drawing>
          <wp:inline distT="0" distB="0" distL="0" distR="0" wp14:anchorId="1FF8368E" wp14:editId="4F163594">
            <wp:extent cx="3352800" cy="32702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3270250"/>
                    </a:xfrm>
                    <a:prstGeom prst="rect">
                      <a:avLst/>
                    </a:prstGeom>
                  </pic:spPr>
                </pic:pic>
              </a:graphicData>
            </a:graphic>
          </wp:inline>
        </w:drawing>
      </w:r>
    </w:p>
    <w:p w14:paraId="5A19E718" w14:textId="37558050" w:rsidR="00403B62" w:rsidRPr="009B5560" w:rsidRDefault="000E13F5" w:rsidP="00F5173A">
      <w:pPr>
        <w:rPr>
          <w:b/>
        </w:rPr>
      </w:pPr>
      <w:r w:rsidRPr="009B5560">
        <w:rPr>
          <w:b/>
        </w:rPr>
        <w:t>Fig 4.</w:t>
      </w:r>
      <w:r w:rsidR="004E6F7F">
        <w:rPr>
          <w:b/>
        </w:rPr>
        <w:t>2</w:t>
      </w:r>
      <w:r w:rsidR="00403B62" w:rsidRPr="009B5560">
        <w:rPr>
          <w:b/>
        </w:rPr>
        <w:t xml:space="preserve">: Selecting </w:t>
      </w:r>
      <w:proofErr w:type="spellStart"/>
      <w:r w:rsidR="00403B62" w:rsidRPr="009B5560">
        <w:rPr>
          <w:b/>
        </w:rPr>
        <w:t>KeyEventNote</w:t>
      </w:r>
      <w:proofErr w:type="spellEnd"/>
    </w:p>
    <w:p w14:paraId="763EB26A" w14:textId="77777777" w:rsidR="00403B62" w:rsidRPr="009B5560" w:rsidRDefault="00403B62" w:rsidP="00F5173A"/>
    <w:p w14:paraId="6C36F43A" w14:textId="31529164" w:rsidR="00403B62" w:rsidRPr="009B5560" w:rsidRDefault="00403B62" w:rsidP="00F5173A">
      <w:r w:rsidRPr="009B5560">
        <w:rPr>
          <w:noProof/>
          <w:lang w:eastAsia="en-US"/>
          <w:rPrChange w:id="182" w:author="Iain Murray" w:date="2024-04-03T10:45:00Z">
            <w:rPr>
              <w:noProof/>
              <w:lang w:val="en-US" w:eastAsia="en-US"/>
            </w:rPr>
          </w:rPrChange>
        </w:rPr>
        <w:drawing>
          <wp:inline distT="0" distB="0" distL="0" distR="0" wp14:anchorId="47A08052" wp14:editId="2C5690C7">
            <wp:extent cx="3340100" cy="3867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0100" cy="3867150"/>
                    </a:xfrm>
                    <a:prstGeom prst="rect">
                      <a:avLst/>
                    </a:prstGeom>
                  </pic:spPr>
                </pic:pic>
              </a:graphicData>
            </a:graphic>
          </wp:inline>
        </w:drawing>
      </w:r>
    </w:p>
    <w:p w14:paraId="4E9B7342" w14:textId="4C3D434D" w:rsidR="00403B62" w:rsidRPr="009B5560" w:rsidRDefault="00403B62" w:rsidP="00F5173A">
      <w:r w:rsidRPr="009B5560">
        <w:t>Fig 4.</w:t>
      </w:r>
      <w:r w:rsidR="004E6F7F">
        <w:t>3</w:t>
      </w:r>
      <w:r w:rsidRPr="009B5560">
        <w:t xml:space="preserve"> Displaying All </w:t>
      </w:r>
      <w:proofErr w:type="spellStart"/>
      <w:r w:rsidRPr="009B5560">
        <w:t>KeyEventNotes</w:t>
      </w:r>
      <w:proofErr w:type="spellEnd"/>
    </w:p>
    <w:p w14:paraId="0D1DAB61" w14:textId="77777777" w:rsidR="00403B62" w:rsidRPr="009B5560" w:rsidRDefault="00403B62" w:rsidP="00F5173A"/>
    <w:p w14:paraId="46446D3F" w14:textId="53F9AC5A" w:rsidR="00403B62" w:rsidRPr="009B5560" w:rsidRDefault="00403B62" w:rsidP="00F5173A">
      <w:r w:rsidRPr="009B5560">
        <w:rPr>
          <w:noProof/>
          <w:lang w:eastAsia="en-US"/>
          <w:rPrChange w:id="183" w:author="Iain Murray" w:date="2024-04-03T10:45:00Z">
            <w:rPr>
              <w:noProof/>
              <w:lang w:val="en-US" w:eastAsia="en-US"/>
            </w:rPr>
          </w:rPrChange>
        </w:rPr>
        <w:drawing>
          <wp:inline distT="0" distB="0" distL="0" distR="0" wp14:anchorId="2C55D934" wp14:editId="4EC2B2E5">
            <wp:extent cx="3073400" cy="3638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3400" cy="3638550"/>
                    </a:xfrm>
                    <a:prstGeom prst="rect">
                      <a:avLst/>
                    </a:prstGeom>
                  </pic:spPr>
                </pic:pic>
              </a:graphicData>
            </a:graphic>
          </wp:inline>
        </w:drawing>
      </w:r>
    </w:p>
    <w:p w14:paraId="59A4904A" w14:textId="00305FD1" w:rsidR="00403B62" w:rsidRPr="009B5560" w:rsidRDefault="000E13F5" w:rsidP="00F5173A">
      <w:pPr>
        <w:rPr>
          <w:b/>
        </w:rPr>
      </w:pPr>
      <w:r w:rsidRPr="009B5560">
        <w:rPr>
          <w:b/>
        </w:rPr>
        <w:t>Fig 4.</w:t>
      </w:r>
      <w:r w:rsidR="004E6F7F">
        <w:rPr>
          <w:b/>
        </w:rPr>
        <w:t>4</w:t>
      </w:r>
      <w:r w:rsidRPr="009B5560">
        <w:rPr>
          <w:b/>
        </w:rPr>
        <w:t xml:space="preserve">: </w:t>
      </w:r>
      <w:r w:rsidR="00403B62" w:rsidRPr="009B5560">
        <w:rPr>
          <w:b/>
        </w:rPr>
        <w:t xml:space="preserve">Using the Select </w:t>
      </w:r>
      <w:proofErr w:type="spellStart"/>
      <w:r w:rsidR="00403B62" w:rsidRPr="009B5560">
        <w:rPr>
          <w:b/>
        </w:rPr>
        <w:t>KeyEventNote</w:t>
      </w:r>
      <w:proofErr w:type="spellEnd"/>
      <w:r w:rsidR="00403B62" w:rsidRPr="009B5560">
        <w:rPr>
          <w:b/>
        </w:rPr>
        <w:t xml:space="preserve"> with the drop down </w:t>
      </w:r>
      <w:proofErr w:type="gramStart"/>
      <w:r w:rsidR="00403B62" w:rsidRPr="009B5560">
        <w:rPr>
          <w:b/>
        </w:rPr>
        <w:t>bar</w:t>
      </w:r>
      <w:proofErr w:type="gramEnd"/>
    </w:p>
    <w:p w14:paraId="2A3E1031" w14:textId="77777777" w:rsidR="00403B62" w:rsidRPr="009B5560" w:rsidRDefault="00403B62" w:rsidP="00F5173A"/>
    <w:p w14:paraId="5C5D2CFC" w14:textId="130187C0" w:rsidR="00403B62" w:rsidRPr="009B5560" w:rsidRDefault="00403B62" w:rsidP="00F5173A">
      <w:r w:rsidRPr="009B5560">
        <w:rPr>
          <w:noProof/>
          <w:lang w:eastAsia="en-US"/>
          <w:rPrChange w:id="184" w:author="Iain Murray" w:date="2024-04-03T10:45:00Z">
            <w:rPr>
              <w:noProof/>
              <w:lang w:val="en-US" w:eastAsia="en-US"/>
            </w:rPr>
          </w:rPrChange>
        </w:rPr>
        <w:lastRenderedPageBreak/>
        <w:drawing>
          <wp:inline distT="0" distB="0" distL="0" distR="0" wp14:anchorId="3CC18BA5" wp14:editId="4B61605A">
            <wp:extent cx="3143250" cy="320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3206750"/>
                    </a:xfrm>
                    <a:prstGeom prst="rect">
                      <a:avLst/>
                    </a:prstGeom>
                  </pic:spPr>
                </pic:pic>
              </a:graphicData>
            </a:graphic>
          </wp:inline>
        </w:drawing>
      </w:r>
    </w:p>
    <w:p w14:paraId="5295D670" w14:textId="69E77461" w:rsidR="00403B62" w:rsidRPr="009B5560" w:rsidRDefault="00403B62" w:rsidP="00F5173A">
      <w:pPr>
        <w:rPr>
          <w:b/>
        </w:rPr>
      </w:pPr>
      <w:r w:rsidRPr="009B5560">
        <w:rPr>
          <w:b/>
        </w:rPr>
        <w:t>Fig 4.</w:t>
      </w:r>
      <w:r w:rsidR="004E6F7F">
        <w:rPr>
          <w:b/>
        </w:rPr>
        <w:t>5</w:t>
      </w:r>
      <w:r w:rsidRPr="009B5560">
        <w:rPr>
          <w:b/>
        </w:rPr>
        <w:t xml:space="preserve">: Using the </w:t>
      </w:r>
      <w:proofErr w:type="gramStart"/>
      <w:r w:rsidRPr="009B5560">
        <w:rPr>
          <w:b/>
        </w:rPr>
        <w:t>time based</w:t>
      </w:r>
      <w:proofErr w:type="gramEnd"/>
      <w:r w:rsidRPr="009B5560">
        <w:rPr>
          <w:b/>
        </w:rPr>
        <w:t xml:space="preserve"> slider for user interaction</w:t>
      </w:r>
    </w:p>
    <w:p w14:paraId="33ED4EC3" w14:textId="77777777" w:rsidR="00403B62" w:rsidRPr="009B5560" w:rsidRDefault="00403B62" w:rsidP="00F5173A"/>
    <w:p w14:paraId="0087B6B3" w14:textId="77777777" w:rsidR="004E6F7F" w:rsidRDefault="004E6F7F" w:rsidP="00F5173A">
      <w:pPr>
        <w:rPr>
          <w:b/>
        </w:rPr>
      </w:pPr>
    </w:p>
    <w:p w14:paraId="27A378DC" w14:textId="0A76898E" w:rsidR="00F5173A" w:rsidRPr="009B5560" w:rsidRDefault="00F5173A" w:rsidP="00F5173A">
      <w:pPr>
        <w:rPr>
          <w:b/>
          <w:color w:val="FF0000"/>
        </w:rPr>
      </w:pPr>
      <w:r w:rsidRPr="009B5560">
        <w:rPr>
          <w:b/>
        </w:rPr>
        <w:t>4.4 Programming Language and Framework</w:t>
      </w:r>
    </w:p>
    <w:p w14:paraId="45606976" w14:textId="77777777" w:rsidR="00F5173A" w:rsidRPr="009B5560" w:rsidRDefault="00F5173A" w:rsidP="00F5173A">
      <w:pPr>
        <w:rPr>
          <w:color w:val="FF0000"/>
          <w:sz w:val="8"/>
        </w:rPr>
      </w:pPr>
    </w:p>
    <w:p w14:paraId="1EBAB008" w14:textId="410A3879" w:rsidR="00F5173A" w:rsidRPr="009B5560" w:rsidRDefault="00C34712" w:rsidP="00F5173A">
      <w:r w:rsidRPr="009B5560">
        <w:t xml:space="preserve">For </w:t>
      </w:r>
      <w:r w:rsidR="00CD2879" w:rsidRPr="009B5560">
        <w:t xml:space="preserve">getting data in an acceptable format for </w:t>
      </w:r>
      <w:r w:rsidR="009B15A5" w:rsidRPr="009B5560">
        <w:t>visualisation</w:t>
      </w:r>
      <w:r w:rsidR="00CD2879" w:rsidRPr="009B5560">
        <w:t xml:space="preserve"> </w:t>
      </w:r>
      <w:r w:rsidR="001A0B6D" w:rsidRPr="009B5560">
        <w:t xml:space="preserve">Python </w:t>
      </w:r>
      <w:r w:rsidRPr="009B5560">
        <w:t xml:space="preserve">programming language was used. This helped to </w:t>
      </w:r>
      <w:r w:rsidR="00F5173A" w:rsidRPr="009B5560">
        <w:t>achieve optimal performance, scalability, and maintainability.</w:t>
      </w:r>
    </w:p>
    <w:p w14:paraId="7AFFE66A" w14:textId="77777777" w:rsidR="00F5173A" w:rsidRPr="009B5560" w:rsidRDefault="00F5173A" w:rsidP="00F5173A"/>
    <w:p w14:paraId="293A06E8" w14:textId="131D96FE" w:rsidR="00F5173A" w:rsidRPr="009B5560" w:rsidRDefault="00DF6603" w:rsidP="00F5173A">
      <w:r w:rsidRPr="009B5560">
        <w:t>For the app development, t</w:t>
      </w:r>
      <w:r w:rsidR="00F5173A" w:rsidRPr="009B5560">
        <w:t xml:space="preserve">he </w:t>
      </w:r>
      <w:proofErr w:type="spellStart"/>
      <w:r w:rsidR="009B5560">
        <w:t>S</w:t>
      </w:r>
      <w:r w:rsidR="00C34712" w:rsidRPr="009B5560">
        <w:t>treamlit</w:t>
      </w:r>
      <w:proofErr w:type="spellEnd"/>
      <w:r w:rsidR="00C34712" w:rsidRPr="009B5560">
        <w:t xml:space="preserve"> </w:t>
      </w:r>
      <w:r w:rsidRPr="009B5560">
        <w:t>framework</w:t>
      </w:r>
      <w:r w:rsidR="009B15A5" w:rsidRPr="009B5560">
        <w:t xml:space="preserve">, developed using the Python programming language, was used. This helped to facilitate the development of </w:t>
      </w:r>
      <w:r w:rsidR="00F5173A" w:rsidRPr="009B5560">
        <w:t>dynamic web components and enhance user experience.</w:t>
      </w:r>
    </w:p>
    <w:p w14:paraId="28AE3FC0" w14:textId="77777777" w:rsidR="003601D2" w:rsidRDefault="003601D2" w:rsidP="00F5173A"/>
    <w:p w14:paraId="56FC8F22" w14:textId="77777777" w:rsidR="004E6F7F" w:rsidRPr="009B5560" w:rsidRDefault="004E6F7F" w:rsidP="00F5173A"/>
    <w:p w14:paraId="3BBD53B6" w14:textId="77777777" w:rsidR="00F5173A" w:rsidRPr="004E6F7F" w:rsidRDefault="00F5173A" w:rsidP="00F5173A">
      <w:pPr>
        <w:rPr>
          <w:b/>
          <w:bCs/>
          <w:color w:val="000000" w:themeColor="text1"/>
        </w:rPr>
      </w:pPr>
      <w:r w:rsidRPr="004E6F7F">
        <w:rPr>
          <w:b/>
          <w:bCs/>
          <w:color w:val="000000" w:themeColor="text1"/>
        </w:rPr>
        <w:t>4.5 Design Trade-offs and Justifications</w:t>
      </w:r>
    </w:p>
    <w:p w14:paraId="694138DE" w14:textId="77777777" w:rsidR="00F5173A" w:rsidRPr="009B5560" w:rsidRDefault="00F5173A" w:rsidP="00F5173A">
      <w:pPr>
        <w:rPr>
          <w:color w:val="000000" w:themeColor="text1"/>
          <w:sz w:val="10"/>
        </w:rPr>
      </w:pPr>
    </w:p>
    <w:p w14:paraId="062F8EFE" w14:textId="0D50E254" w:rsidR="00F5173A" w:rsidRPr="009B5560" w:rsidRDefault="00F5173A" w:rsidP="00F5173A">
      <w:pPr>
        <w:rPr>
          <w:color w:val="000000" w:themeColor="text1"/>
        </w:rPr>
      </w:pPr>
      <w:r w:rsidRPr="009B5560">
        <w:rPr>
          <w:color w:val="000000" w:themeColor="text1"/>
        </w:rPr>
        <w:t>Throughout the design process, various trade-offs were considered to balance competing priorities such as performance, complexity, and development time. For example, while a NoSQL database may offer better scalability for uns</w:t>
      </w:r>
      <w:r w:rsidR="0055390E" w:rsidRPr="009B5560">
        <w:rPr>
          <w:color w:val="000000" w:themeColor="text1"/>
        </w:rPr>
        <w:t xml:space="preserve">tructured data, </w:t>
      </w:r>
      <w:r w:rsidR="009B15A5" w:rsidRPr="009B5560">
        <w:rPr>
          <w:color w:val="000000" w:themeColor="text1"/>
        </w:rPr>
        <w:t>an RDBMS, MySQL,</w:t>
      </w:r>
      <w:r w:rsidRPr="009B5560">
        <w:rPr>
          <w:color w:val="000000" w:themeColor="text1"/>
        </w:rPr>
        <w:t xml:space="preserve"> </w:t>
      </w:r>
      <w:r w:rsidR="0055390E" w:rsidRPr="009B5560">
        <w:rPr>
          <w:color w:val="000000" w:themeColor="text1"/>
        </w:rPr>
        <w:t xml:space="preserve">was opted </w:t>
      </w:r>
      <w:r w:rsidRPr="009B5560">
        <w:rPr>
          <w:color w:val="000000" w:themeColor="text1"/>
        </w:rPr>
        <w:t xml:space="preserve">for </w:t>
      </w:r>
      <w:r w:rsidR="0055390E" w:rsidRPr="009B5560">
        <w:rPr>
          <w:color w:val="000000" w:themeColor="text1"/>
        </w:rPr>
        <w:t xml:space="preserve">due to </w:t>
      </w:r>
      <w:r w:rsidRPr="009B5560">
        <w:rPr>
          <w:color w:val="000000" w:themeColor="text1"/>
        </w:rPr>
        <w:t>its robustness.</w:t>
      </w:r>
    </w:p>
    <w:p w14:paraId="698D60CA" w14:textId="77777777" w:rsidR="00F5173A" w:rsidRPr="009B5560" w:rsidRDefault="00F5173A" w:rsidP="00F5173A">
      <w:pPr>
        <w:rPr>
          <w:color w:val="000000" w:themeColor="text1"/>
          <w:sz w:val="14"/>
        </w:rPr>
      </w:pPr>
    </w:p>
    <w:p w14:paraId="6FC72043" w14:textId="77777777" w:rsidR="00F5173A" w:rsidRPr="009B5560" w:rsidRDefault="00F5173A" w:rsidP="00F5173A">
      <w:pPr>
        <w:rPr>
          <w:color w:val="000000" w:themeColor="text1"/>
        </w:rPr>
      </w:pPr>
      <w:r w:rsidRPr="009B5560">
        <w:rPr>
          <w:color w:val="000000" w:themeColor="text1"/>
        </w:rPr>
        <w:t>Similarly, the decision to develop a web-based user interface over a desktop application was driven by considerations of accessibility and ease of deployment, despite potential trade-offs in performance for certain tasks.</w:t>
      </w:r>
    </w:p>
    <w:p w14:paraId="452DA659" w14:textId="77777777" w:rsidR="00F5173A" w:rsidRPr="009B5560" w:rsidRDefault="00F5173A" w:rsidP="00F5173A">
      <w:pPr>
        <w:rPr>
          <w:b/>
          <w:i/>
          <w:color w:val="FF0000"/>
        </w:rPr>
      </w:pPr>
    </w:p>
    <w:p w14:paraId="03536F7D" w14:textId="7CB682E6" w:rsidR="00F5173A" w:rsidRPr="00121B27" w:rsidRDefault="00F5173A" w:rsidP="00F5173A">
      <w:pPr>
        <w:rPr>
          <w:color w:val="000000" w:themeColor="text1"/>
        </w:rPr>
      </w:pPr>
      <w:r w:rsidRPr="009B5560">
        <w:rPr>
          <w:color w:val="000000" w:themeColor="text1"/>
        </w:rPr>
        <w:t xml:space="preserve">Overall, the design choices were made </w:t>
      </w:r>
      <w:r w:rsidR="009B15A5" w:rsidRPr="009B5560">
        <w:rPr>
          <w:color w:val="000000" w:themeColor="text1"/>
        </w:rPr>
        <w:t xml:space="preserve">after careful consideration of project requirements, feasibility, and long-term sustainability, aiming to deliver a database solution </w:t>
      </w:r>
      <w:r w:rsidR="009B15A5" w:rsidRPr="00121B27">
        <w:rPr>
          <w:color w:val="000000" w:themeColor="text1"/>
        </w:rPr>
        <w:t>that effectively meets the needs of historical simulation practitioners</w:t>
      </w:r>
      <w:r w:rsidRPr="00121B27">
        <w:rPr>
          <w:color w:val="000000" w:themeColor="text1"/>
        </w:rPr>
        <w:t>.</w:t>
      </w:r>
    </w:p>
    <w:p w14:paraId="2F00851C" w14:textId="77777777" w:rsidR="004E6F7F" w:rsidRDefault="004E6F7F" w:rsidP="00F5173A">
      <w:pPr>
        <w:rPr>
          <w:color w:val="000000" w:themeColor="text1"/>
        </w:rPr>
      </w:pPr>
    </w:p>
    <w:p w14:paraId="5FE850D7" w14:textId="77777777" w:rsidR="00121B27" w:rsidRDefault="00121B27" w:rsidP="00F5173A">
      <w:pPr>
        <w:rPr>
          <w:color w:val="000000" w:themeColor="text1"/>
        </w:rPr>
      </w:pPr>
    </w:p>
    <w:p w14:paraId="7AFF6B16" w14:textId="2BC5DDB4" w:rsidR="00121B27" w:rsidRPr="009B5560" w:rsidRDefault="00121B27" w:rsidP="00121B27">
      <w:pPr>
        <w:pStyle w:val="Heading1"/>
        <w:numPr>
          <w:ilvl w:val="0"/>
          <w:numId w:val="0"/>
        </w:numPr>
        <w:ind w:left="432" w:hanging="432"/>
        <w:rPr>
          <w:sz w:val="20"/>
        </w:rPr>
      </w:pPr>
      <w:r>
        <w:rPr>
          <w:sz w:val="20"/>
        </w:rPr>
        <w:t>4.6</w:t>
      </w:r>
      <w:r>
        <w:rPr>
          <w:sz w:val="20"/>
        </w:rPr>
        <w:tab/>
      </w:r>
      <w:r w:rsidRPr="009B5560">
        <w:rPr>
          <w:sz w:val="20"/>
        </w:rPr>
        <w:t>Appraisal</w:t>
      </w:r>
    </w:p>
    <w:p w14:paraId="33BC1205" w14:textId="77777777" w:rsidR="00121B27" w:rsidRPr="009B5560" w:rsidRDefault="00121B27" w:rsidP="00121B27">
      <w:pPr>
        <w:rPr>
          <w:color w:val="000000"/>
          <w:szCs w:val="19"/>
        </w:rPr>
      </w:pPr>
      <w:r w:rsidRPr="009B5560">
        <w:rPr>
          <w:color w:val="000000"/>
          <w:szCs w:val="19"/>
        </w:rPr>
        <w:t xml:space="preserve">The project provided a good simulation of historical events as users can </w:t>
      </w:r>
      <w:proofErr w:type="gramStart"/>
      <w:r w:rsidRPr="009B5560">
        <w:rPr>
          <w:color w:val="000000"/>
          <w:szCs w:val="19"/>
        </w:rPr>
        <w:t>actually query</w:t>
      </w:r>
      <w:proofErr w:type="gramEnd"/>
      <w:r w:rsidRPr="009B5560">
        <w:rPr>
          <w:color w:val="000000"/>
          <w:szCs w:val="19"/>
        </w:rPr>
        <w:t xml:space="preserve"> the visual display without the knowledge of any form of query language. Furthermore, users who need to visualise different historical events can provide data by filling out the designed Google form. This will eventually be used for the simulation of different historical events aside from the ones displayed in the map. </w:t>
      </w:r>
    </w:p>
    <w:p w14:paraId="510C1A5D" w14:textId="77777777" w:rsidR="00121B27" w:rsidRPr="009B5560" w:rsidRDefault="00121B27" w:rsidP="00121B27">
      <w:pPr>
        <w:rPr>
          <w:color w:val="000000"/>
          <w:szCs w:val="19"/>
        </w:rPr>
      </w:pPr>
    </w:p>
    <w:p w14:paraId="585C45BD" w14:textId="77777777" w:rsidR="00121B27" w:rsidRPr="009B5560" w:rsidRDefault="00121B27" w:rsidP="00121B27">
      <w:pPr>
        <w:rPr>
          <w:color w:val="000000"/>
          <w:sz w:val="18"/>
          <w:szCs w:val="19"/>
        </w:rPr>
      </w:pPr>
    </w:p>
    <w:p w14:paraId="66EC4956" w14:textId="04C14EDB" w:rsidR="00121B27" w:rsidRPr="009B5560" w:rsidRDefault="00121B27" w:rsidP="00121B27">
      <w:pPr>
        <w:pStyle w:val="Heading2"/>
        <w:numPr>
          <w:ilvl w:val="0"/>
          <w:numId w:val="0"/>
        </w:numPr>
        <w:rPr>
          <w:color w:val="000000"/>
          <w:sz w:val="20"/>
          <w:szCs w:val="20"/>
          <w:lang w:val="en-GB"/>
          <w:rPrChange w:id="185" w:author="Iain Murray" w:date="2024-04-03T10:45:00Z">
            <w:rPr>
              <w:color w:val="000000"/>
              <w:sz w:val="20"/>
              <w:szCs w:val="20"/>
            </w:rPr>
          </w:rPrChange>
        </w:rPr>
      </w:pPr>
      <w:r>
        <w:rPr>
          <w:color w:val="000000"/>
          <w:sz w:val="20"/>
          <w:szCs w:val="20"/>
          <w:lang w:val="en-GB"/>
        </w:rPr>
        <w:t>4.6.1</w:t>
      </w:r>
      <w:r>
        <w:rPr>
          <w:color w:val="000000"/>
          <w:sz w:val="20"/>
          <w:szCs w:val="20"/>
          <w:lang w:val="en-GB"/>
        </w:rPr>
        <w:tab/>
      </w:r>
      <w:r w:rsidRPr="009B5560">
        <w:rPr>
          <w:color w:val="000000"/>
          <w:sz w:val="20"/>
          <w:szCs w:val="20"/>
          <w:lang w:val="en-GB"/>
          <w:rPrChange w:id="186" w:author="Iain Murray" w:date="2024-04-03T10:45:00Z">
            <w:rPr>
              <w:color w:val="000000"/>
              <w:sz w:val="20"/>
              <w:szCs w:val="20"/>
            </w:rPr>
          </w:rPrChange>
        </w:rPr>
        <w:t>Reasons for the choice of technologies used.</w:t>
      </w:r>
    </w:p>
    <w:p w14:paraId="11C654BE" w14:textId="77777777" w:rsidR="00121B27" w:rsidRPr="009B5560" w:rsidRDefault="00121B27" w:rsidP="00121B27">
      <w:pPr>
        <w:pStyle w:val="NormalWeb"/>
        <w:spacing w:after="0"/>
        <w:jc w:val="both"/>
        <w:rPr>
          <w:sz w:val="20"/>
          <w:szCs w:val="19"/>
        </w:rPr>
      </w:pPr>
      <w:r w:rsidRPr="009B5560">
        <w:rPr>
          <w:sz w:val="20"/>
          <w:szCs w:val="19"/>
        </w:rPr>
        <w:t xml:space="preserve">Google Forms was used for data input, AWS MySQL RDS was used in conjunction with MySQL Workbench, and the command for running the </w:t>
      </w:r>
      <w:proofErr w:type="spellStart"/>
      <w:r w:rsidRPr="009B5560">
        <w:rPr>
          <w:sz w:val="20"/>
          <w:szCs w:val="19"/>
        </w:rPr>
        <w:t>Streamlit</w:t>
      </w:r>
      <w:proofErr w:type="spellEnd"/>
      <w:r w:rsidRPr="009B5560">
        <w:rPr>
          <w:sz w:val="20"/>
          <w:szCs w:val="19"/>
        </w:rPr>
        <w:t xml:space="preserve"> app was done in the Anaconda environment. </w:t>
      </w:r>
    </w:p>
    <w:p w14:paraId="00ADB11A" w14:textId="77777777" w:rsidR="00121B27" w:rsidRPr="009B5560" w:rsidRDefault="00121B27" w:rsidP="00121B27">
      <w:pPr>
        <w:pStyle w:val="NormalWeb"/>
        <w:spacing w:after="0"/>
        <w:jc w:val="both"/>
        <w:rPr>
          <w:sz w:val="2"/>
          <w:szCs w:val="19"/>
        </w:rPr>
      </w:pPr>
    </w:p>
    <w:p w14:paraId="16E4DE43" w14:textId="20648672" w:rsidR="00121B27" w:rsidRPr="009B5560" w:rsidRDefault="00121B27" w:rsidP="00121B27">
      <w:pPr>
        <w:pStyle w:val="NormalWeb"/>
        <w:rPr>
          <w:b/>
          <w:sz w:val="20"/>
          <w:szCs w:val="19"/>
        </w:rPr>
      </w:pPr>
      <w:r>
        <w:rPr>
          <w:b/>
          <w:sz w:val="20"/>
          <w:szCs w:val="19"/>
        </w:rPr>
        <w:t>4</w:t>
      </w:r>
      <w:r w:rsidRPr="009B5560">
        <w:rPr>
          <w:b/>
          <w:sz w:val="20"/>
          <w:szCs w:val="19"/>
        </w:rPr>
        <w:t>.</w:t>
      </w:r>
      <w:r>
        <w:rPr>
          <w:b/>
          <w:sz w:val="20"/>
          <w:szCs w:val="19"/>
        </w:rPr>
        <w:t>6</w:t>
      </w:r>
      <w:r w:rsidRPr="009B5560">
        <w:rPr>
          <w:b/>
          <w:sz w:val="20"/>
          <w:szCs w:val="19"/>
        </w:rPr>
        <w:t>.</w:t>
      </w:r>
      <w:r>
        <w:rPr>
          <w:b/>
          <w:sz w:val="20"/>
          <w:szCs w:val="19"/>
        </w:rPr>
        <w:t>2</w:t>
      </w:r>
      <w:r w:rsidRPr="009B5560">
        <w:rPr>
          <w:b/>
          <w:sz w:val="20"/>
          <w:szCs w:val="19"/>
        </w:rPr>
        <w:t xml:space="preserve"> Why Google Forms for Data Input</w:t>
      </w:r>
      <w:r>
        <w:rPr>
          <w:b/>
          <w:sz w:val="20"/>
          <w:szCs w:val="19"/>
        </w:rPr>
        <w:t>?</w:t>
      </w:r>
    </w:p>
    <w:p w14:paraId="6A762829" w14:textId="372A84EC" w:rsidR="00121B27" w:rsidRPr="009B5560" w:rsidRDefault="00121B27" w:rsidP="00121B27">
      <w:pPr>
        <w:pStyle w:val="NormalWeb"/>
        <w:jc w:val="both"/>
        <w:rPr>
          <w:sz w:val="20"/>
          <w:szCs w:val="19"/>
        </w:rPr>
      </w:pPr>
      <w:r w:rsidRPr="009B5560">
        <w:rPr>
          <w:sz w:val="20"/>
          <w:szCs w:val="19"/>
        </w:rPr>
        <w:t xml:space="preserve">Ease of Use: </w:t>
      </w:r>
      <w:r>
        <w:rPr>
          <w:sz w:val="20"/>
          <w:szCs w:val="19"/>
        </w:rPr>
        <w:t>i</w:t>
      </w:r>
      <w:r w:rsidRPr="009B5560">
        <w:rPr>
          <w:sz w:val="20"/>
          <w:szCs w:val="19"/>
        </w:rPr>
        <w:t>t provides a user-friendly interface which facilitates the creation of custom forms that can be used for various inputs. Using Google forms makes it easy for users from all over the world to provide input of historical data without requiring technical expertise.</w:t>
      </w:r>
    </w:p>
    <w:p w14:paraId="6D9AA5C2" w14:textId="449E8D3F" w:rsidR="00121B27" w:rsidRPr="009B5560" w:rsidRDefault="00121B27" w:rsidP="00121B27">
      <w:pPr>
        <w:pStyle w:val="NormalWeb"/>
        <w:jc w:val="both"/>
        <w:rPr>
          <w:sz w:val="20"/>
          <w:szCs w:val="19"/>
        </w:rPr>
      </w:pPr>
      <w:r w:rsidRPr="009B5560">
        <w:rPr>
          <w:sz w:val="20"/>
          <w:szCs w:val="19"/>
        </w:rPr>
        <w:t xml:space="preserve">Accessibility: </w:t>
      </w:r>
      <w:r w:rsidR="0025309F">
        <w:rPr>
          <w:sz w:val="20"/>
          <w:szCs w:val="19"/>
        </w:rPr>
        <w:t>I</w:t>
      </w:r>
      <w:r w:rsidRPr="009B5560">
        <w:rPr>
          <w:sz w:val="20"/>
          <w:szCs w:val="19"/>
        </w:rPr>
        <w:t>t is worth stating that Google Forms can be accessed from any device that has internet connection. Hence, allowing data submission at any time, from anywhere, thus, enhancing convenience and accessibility.</w:t>
      </w:r>
    </w:p>
    <w:p w14:paraId="0C60C715" w14:textId="664EE16B" w:rsidR="00121B27" w:rsidRPr="009B5560" w:rsidRDefault="00121B27" w:rsidP="00121B27">
      <w:pPr>
        <w:pStyle w:val="NormalWeb"/>
        <w:jc w:val="both"/>
        <w:rPr>
          <w:sz w:val="20"/>
          <w:szCs w:val="19"/>
        </w:rPr>
      </w:pPr>
      <w:r w:rsidRPr="009B5560">
        <w:rPr>
          <w:sz w:val="20"/>
          <w:szCs w:val="19"/>
        </w:rPr>
        <w:t xml:space="preserve">Data Validation: </w:t>
      </w:r>
      <w:r>
        <w:rPr>
          <w:sz w:val="20"/>
          <w:szCs w:val="19"/>
        </w:rPr>
        <w:t>G</w:t>
      </w:r>
      <w:r w:rsidRPr="009B5560">
        <w:rPr>
          <w:sz w:val="20"/>
          <w:szCs w:val="19"/>
        </w:rPr>
        <w:t>oogle forms have functionality for supporting data validation using data validation rules. This allows the enforcement of constraints on input fields to ensure data accuracy and consistency.</w:t>
      </w:r>
    </w:p>
    <w:p w14:paraId="7048B673" w14:textId="011E4E4D" w:rsidR="00121B27" w:rsidRPr="009B5560" w:rsidRDefault="00121B27" w:rsidP="00121B27">
      <w:pPr>
        <w:pStyle w:val="NormalWeb"/>
        <w:jc w:val="both"/>
        <w:rPr>
          <w:sz w:val="20"/>
          <w:szCs w:val="19"/>
        </w:rPr>
      </w:pPr>
      <w:r w:rsidRPr="009B5560">
        <w:rPr>
          <w:sz w:val="20"/>
          <w:szCs w:val="19"/>
        </w:rPr>
        <w:t xml:space="preserve">Integration with Google Sheets: </w:t>
      </w:r>
      <w:r w:rsidR="0025309F">
        <w:rPr>
          <w:sz w:val="20"/>
          <w:szCs w:val="19"/>
        </w:rPr>
        <w:t>F</w:t>
      </w:r>
      <w:r w:rsidRPr="009B5560">
        <w:rPr>
          <w:sz w:val="20"/>
          <w:szCs w:val="19"/>
        </w:rPr>
        <w:t xml:space="preserve">or </w:t>
      </w:r>
      <w:r>
        <w:rPr>
          <w:sz w:val="20"/>
          <w:szCs w:val="19"/>
        </w:rPr>
        <w:t>S</w:t>
      </w:r>
      <w:r w:rsidRPr="009B5560">
        <w:rPr>
          <w:sz w:val="20"/>
          <w:szCs w:val="19"/>
        </w:rPr>
        <w:t>treamlit_app.py app, Google form allows automatic storage in Google Sheets spreadsheet. This enhances easy data management, analysis, and sharing within teams.</w:t>
      </w:r>
    </w:p>
    <w:p w14:paraId="10BE6274" w14:textId="05BCAC46" w:rsidR="00121B27" w:rsidRDefault="00121B27" w:rsidP="00121B27">
      <w:pPr>
        <w:pStyle w:val="NormalWeb"/>
        <w:spacing w:before="0" w:after="0"/>
        <w:jc w:val="both"/>
        <w:rPr>
          <w:sz w:val="20"/>
          <w:szCs w:val="19"/>
        </w:rPr>
      </w:pPr>
      <w:r w:rsidRPr="009B5560">
        <w:rPr>
          <w:sz w:val="20"/>
          <w:szCs w:val="19"/>
        </w:rPr>
        <w:t xml:space="preserve">Real-Time Collaboration: </w:t>
      </w:r>
      <w:r w:rsidR="0025309F">
        <w:rPr>
          <w:sz w:val="20"/>
          <w:szCs w:val="19"/>
        </w:rPr>
        <w:t>T</w:t>
      </w:r>
      <w:r w:rsidRPr="009B5560">
        <w:rPr>
          <w:sz w:val="20"/>
          <w:szCs w:val="19"/>
        </w:rPr>
        <w:t>he use of Google Forms allows real-time collaboration. It allows multiple users to work on the same form at the same time, hence reducing data collection time for collaborative historical events simulation projects.</w:t>
      </w:r>
    </w:p>
    <w:p w14:paraId="69B9E7D2" w14:textId="77777777" w:rsidR="0025309F" w:rsidRDefault="0025309F" w:rsidP="00121B27">
      <w:pPr>
        <w:pStyle w:val="NormalWeb"/>
        <w:spacing w:before="0" w:after="0"/>
        <w:jc w:val="both"/>
        <w:rPr>
          <w:sz w:val="20"/>
          <w:szCs w:val="19"/>
        </w:rPr>
      </w:pPr>
    </w:p>
    <w:p w14:paraId="1193F793" w14:textId="0E04D5BB" w:rsidR="0025309F" w:rsidRPr="009B5560" w:rsidRDefault="0025309F" w:rsidP="0025309F">
      <w:pPr>
        <w:pStyle w:val="NormalWeb"/>
        <w:jc w:val="both"/>
        <w:rPr>
          <w:b/>
          <w:sz w:val="20"/>
          <w:szCs w:val="19"/>
        </w:rPr>
      </w:pPr>
      <w:r>
        <w:rPr>
          <w:b/>
          <w:sz w:val="20"/>
          <w:szCs w:val="19"/>
        </w:rPr>
        <w:t>4</w:t>
      </w:r>
      <w:r w:rsidRPr="009B5560">
        <w:rPr>
          <w:b/>
          <w:sz w:val="20"/>
          <w:szCs w:val="19"/>
        </w:rPr>
        <w:t>.</w:t>
      </w:r>
      <w:r>
        <w:rPr>
          <w:b/>
          <w:sz w:val="20"/>
          <w:szCs w:val="19"/>
        </w:rPr>
        <w:t>6</w:t>
      </w:r>
      <w:r w:rsidRPr="009B5560">
        <w:rPr>
          <w:b/>
          <w:sz w:val="20"/>
          <w:szCs w:val="19"/>
        </w:rPr>
        <w:t>.</w:t>
      </w:r>
      <w:r>
        <w:rPr>
          <w:b/>
          <w:sz w:val="20"/>
          <w:szCs w:val="19"/>
        </w:rPr>
        <w:t>3</w:t>
      </w:r>
      <w:r w:rsidRPr="009B5560">
        <w:rPr>
          <w:b/>
          <w:sz w:val="20"/>
          <w:szCs w:val="19"/>
        </w:rPr>
        <w:t xml:space="preserve"> Why Amazon RDS Database for Data Storage</w:t>
      </w:r>
      <w:r>
        <w:rPr>
          <w:b/>
          <w:sz w:val="20"/>
          <w:szCs w:val="19"/>
        </w:rPr>
        <w:t>?</w:t>
      </w:r>
    </w:p>
    <w:p w14:paraId="748D7A25" w14:textId="77777777" w:rsidR="0025309F" w:rsidRPr="009B5560" w:rsidRDefault="0025309F" w:rsidP="0025309F">
      <w:pPr>
        <w:pStyle w:val="NormalWeb"/>
        <w:jc w:val="both"/>
        <w:rPr>
          <w:sz w:val="20"/>
          <w:szCs w:val="19"/>
        </w:rPr>
      </w:pPr>
      <w:r w:rsidRPr="009B5560">
        <w:rPr>
          <w:sz w:val="20"/>
          <w:szCs w:val="19"/>
        </w:rPr>
        <w:t>Amazon RDS MySQL was selected as the database for simulation due to the following reasons:</w:t>
      </w:r>
    </w:p>
    <w:p w14:paraId="2E79CB61" w14:textId="6463B481" w:rsidR="0025309F" w:rsidRPr="009B5560" w:rsidRDefault="0025309F" w:rsidP="0025309F">
      <w:pPr>
        <w:pStyle w:val="NormalWeb"/>
        <w:jc w:val="both"/>
        <w:rPr>
          <w:sz w:val="20"/>
          <w:szCs w:val="19"/>
        </w:rPr>
      </w:pPr>
      <w:r w:rsidRPr="009B5560">
        <w:rPr>
          <w:sz w:val="20"/>
          <w:szCs w:val="19"/>
        </w:rPr>
        <w:t>Scalability</w:t>
      </w:r>
      <w:r>
        <w:rPr>
          <w:sz w:val="20"/>
          <w:szCs w:val="19"/>
        </w:rPr>
        <w:t xml:space="preserve">: </w:t>
      </w:r>
      <w:r w:rsidRPr="009B5560">
        <w:rPr>
          <w:sz w:val="20"/>
          <w:szCs w:val="19"/>
        </w:rPr>
        <w:t>AWS RDS can support an ever-expanding dataset and constantly increasing number of users. This helps to achieve optimal performance and enhances the reliability of historical simulation apps.</w:t>
      </w:r>
    </w:p>
    <w:p w14:paraId="5B12EAD2" w14:textId="77777777" w:rsidR="0025309F" w:rsidRDefault="0025309F" w:rsidP="0025309F">
      <w:pPr>
        <w:pStyle w:val="NormalWeb"/>
        <w:jc w:val="both"/>
        <w:rPr>
          <w:sz w:val="20"/>
          <w:szCs w:val="19"/>
        </w:rPr>
      </w:pPr>
    </w:p>
    <w:p w14:paraId="5EF8502F" w14:textId="20592953" w:rsidR="0025309F" w:rsidRPr="009B5560" w:rsidRDefault="0025309F" w:rsidP="0025309F">
      <w:pPr>
        <w:pStyle w:val="NormalWeb"/>
        <w:jc w:val="both"/>
        <w:rPr>
          <w:sz w:val="20"/>
          <w:szCs w:val="19"/>
        </w:rPr>
      </w:pPr>
      <w:r w:rsidRPr="009B5560">
        <w:rPr>
          <w:sz w:val="20"/>
          <w:szCs w:val="19"/>
        </w:rPr>
        <w:lastRenderedPageBreak/>
        <w:t>High Availability</w:t>
      </w:r>
      <w:r>
        <w:rPr>
          <w:sz w:val="20"/>
          <w:szCs w:val="19"/>
        </w:rPr>
        <w:t xml:space="preserve">: </w:t>
      </w:r>
      <w:r w:rsidRPr="009B5560">
        <w:rPr>
          <w:sz w:val="20"/>
          <w:szCs w:val="19"/>
        </w:rPr>
        <w:t>It offers automated backups, snapshots, and multi-AZ deployments, reducing data loss risk and enabling availability and data durability.</w:t>
      </w:r>
    </w:p>
    <w:p w14:paraId="7728F210" w14:textId="77777777" w:rsidR="0025309F" w:rsidRPr="009B5560" w:rsidDel="006C1F6C" w:rsidRDefault="0025309F" w:rsidP="0025309F">
      <w:pPr>
        <w:pStyle w:val="NormalWeb"/>
        <w:jc w:val="both"/>
        <w:rPr>
          <w:del w:id="187" w:author="Iain Murray" w:date="2024-04-03T10:56:00Z"/>
          <w:sz w:val="20"/>
          <w:szCs w:val="19"/>
        </w:rPr>
      </w:pPr>
      <w:r w:rsidRPr="009B5560">
        <w:rPr>
          <w:sz w:val="20"/>
          <w:szCs w:val="19"/>
        </w:rPr>
        <w:t>Security</w:t>
      </w:r>
      <w:ins w:id="188" w:author="Iain Murray" w:date="2024-04-03T10:56:00Z">
        <w:r>
          <w:rPr>
            <w:sz w:val="20"/>
            <w:szCs w:val="19"/>
          </w:rPr>
          <w:t xml:space="preserve">: </w:t>
        </w:r>
      </w:ins>
    </w:p>
    <w:p w14:paraId="78DB4B97" w14:textId="77777777" w:rsidR="0025309F" w:rsidRPr="009B5560" w:rsidRDefault="0025309F" w:rsidP="0025309F">
      <w:pPr>
        <w:pStyle w:val="NormalWeb"/>
        <w:jc w:val="both"/>
        <w:rPr>
          <w:sz w:val="20"/>
          <w:szCs w:val="19"/>
        </w:rPr>
      </w:pPr>
      <w:r w:rsidRPr="009B5560">
        <w:rPr>
          <w:sz w:val="20"/>
          <w:szCs w:val="19"/>
        </w:rPr>
        <w:t>It offers great security features, such as encryption at rest and in transit, IAM integration, and network isolation. This ensures the confidentiality and integrity of historical data.</w:t>
      </w:r>
    </w:p>
    <w:p w14:paraId="0FEFE2C2" w14:textId="77777777" w:rsidR="0025309F" w:rsidRPr="009B5560" w:rsidRDefault="0025309F" w:rsidP="0025309F">
      <w:pPr>
        <w:pStyle w:val="NormalWeb"/>
        <w:rPr>
          <w:sz w:val="20"/>
          <w:szCs w:val="19"/>
        </w:rPr>
      </w:pPr>
    </w:p>
    <w:p w14:paraId="00DAEC8B" w14:textId="5CCDBF7A" w:rsidR="0025309F" w:rsidRPr="009B5560" w:rsidRDefault="0025309F" w:rsidP="0025309F">
      <w:pPr>
        <w:pStyle w:val="NormalWeb"/>
        <w:rPr>
          <w:b/>
          <w:sz w:val="20"/>
          <w:szCs w:val="19"/>
        </w:rPr>
      </w:pPr>
      <w:r>
        <w:rPr>
          <w:b/>
          <w:sz w:val="20"/>
          <w:szCs w:val="19"/>
        </w:rPr>
        <w:t>4</w:t>
      </w:r>
      <w:r w:rsidRPr="009B5560">
        <w:rPr>
          <w:b/>
          <w:sz w:val="20"/>
          <w:szCs w:val="19"/>
        </w:rPr>
        <w:t>.</w:t>
      </w:r>
      <w:r>
        <w:rPr>
          <w:b/>
          <w:sz w:val="20"/>
          <w:szCs w:val="19"/>
        </w:rPr>
        <w:t>6</w:t>
      </w:r>
      <w:r w:rsidRPr="009B5560">
        <w:rPr>
          <w:b/>
          <w:sz w:val="20"/>
          <w:szCs w:val="19"/>
        </w:rPr>
        <w:t>.</w:t>
      </w:r>
      <w:r>
        <w:rPr>
          <w:b/>
          <w:sz w:val="20"/>
          <w:szCs w:val="19"/>
        </w:rPr>
        <w:t>4</w:t>
      </w:r>
      <w:r w:rsidRPr="009B5560">
        <w:rPr>
          <w:b/>
          <w:sz w:val="20"/>
          <w:szCs w:val="19"/>
        </w:rPr>
        <w:t xml:space="preserve"> Why MySQL Workbench for Database Management</w:t>
      </w:r>
      <w:r>
        <w:rPr>
          <w:b/>
          <w:sz w:val="20"/>
          <w:szCs w:val="19"/>
        </w:rPr>
        <w:t>?</w:t>
      </w:r>
    </w:p>
    <w:p w14:paraId="52470515" w14:textId="0C8CEFAF" w:rsidR="0025309F" w:rsidRPr="009B5560" w:rsidRDefault="0025309F" w:rsidP="0025309F">
      <w:pPr>
        <w:pStyle w:val="NormalWeb"/>
        <w:jc w:val="both"/>
        <w:rPr>
          <w:sz w:val="20"/>
          <w:szCs w:val="19"/>
        </w:rPr>
      </w:pPr>
      <w:r w:rsidRPr="009B5560">
        <w:rPr>
          <w:sz w:val="20"/>
          <w:szCs w:val="19"/>
        </w:rPr>
        <w:t>Easy data import feature</w:t>
      </w:r>
      <w:r>
        <w:rPr>
          <w:sz w:val="20"/>
          <w:szCs w:val="19"/>
        </w:rPr>
        <w:t xml:space="preserve">: </w:t>
      </w:r>
      <w:r w:rsidRPr="009B5560">
        <w:rPr>
          <w:sz w:val="20"/>
          <w:szCs w:val="19"/>
        </w:rPr>
        <w:t>MySQL has an import feature that allows quick and easy import of data.</w:t>
      </w:r>
    </w:p>
    <w:p w14:paraId="16E5731C" w14:textId="54F14EF8" w:rsidR="0025309F" w:rsidRPr="009B5560" w:rsidRDefault="0025309F" w:rsidP="0025309F">
      <w:pPr>
        <w:pStyle w:val="NormalWeb"/>
        <w:jc w:val="both"/>
        <w:rPr>
          <w:sz w:val="20"/>
          <w:szCs w:val="19"/>
        </w:rPr>
      </w:pPr>
      <w:r w:rsidRPr="009B5560">
        <w:rPr>
          <w:sz w:val="20"/>
          <w:szCs w:val="19"/>
        </w:rPr>
        <w:t>Query Development</w:t>
      </w:r>
      <w:r>
        <w:rPr>
          <w:sz w:val="20"/>
          <w:szCs w:val="19"/>
        </w:rPr>
        <w:t>: i</w:t>
      </w:r>
      <w:r w:rsidRPr="009B5560">
        <w:rPr>
          <w:sz w:val="20"/>
          <w:szCs w:val="19"/>
        </w:rPr>
        <w:t xml:space="preserve">t has a SQL editor that facilitates the testing of SQL queries required for data analysis or possible data manipulation. </w:t>
      </w:r>
    </w:p>
    <w:p w14:paraId="1F27300C" w14:textId="50FED62C" w:rsidR="0025309F" w:rsidRPr="009B5560" w:rsidRDefault="0025309F">
      <w:pPr>
        <w:pStyle w:val="NormalWeb"/>
        <w:jc w:val="both"/>
        <w:rPr>
          <w:sz w:val="20"/>
          <w:szCs w:val="19"/>
        </w:rPr>
        <w:pPrChange w:id="189" w:author="Iain Murray" w:date="2024-04-03T10:57:00Z">
          <w:pPr>
            <w:pStyle w:val="NormalWeb"/>
          </w:pPr>
        </w:pPrChange>
      </w:pPr>
      <w:r w:rsidRPr="009B5560">
        <w:rPr>
          <w:sz w:val="20"/>
          <w:szCs w:val="19"/>
        </w:rPr>
        <w:t>Easy connection to the AWS RDS</w:t>
      </w:r>
      <w:r>
        <w:rPr>
          <w:sz w:val="20"/>
          <w:szCs w:val="19"/>
        </w:rPr>
        <w:t xml:space="preserve">:  </w:t>
      </w:r>
      <w:r w:rsidRPr="009B5560">
        <w:rPr>
          <w:sz w:val="20"/>
          <w:szCs w:val="19"/>
        </w:rPr>
        <w:t>MySQL Workbench allows easy connection to the AWS RDS MySQL using the endpoint, username and password used for creating the AWS RDS.</w:t>
      </w:r>
    </w:p>
    <w:p w14:paraId="3D6B0B1C" w14:textId="77777777" w:rsidR="0025309F" w:rsidRPr="009B5560" w:rsidRDefault="0025309F" w:rsidP="0025309F">
      <w:pPr>
        <w:pStyle w:val="NormalWeb"/>
        <w:rPr>
          <w:b/>
          <w:sz w:val="20"/>
          <w:szCs w:val="19"/>
        </w:rPr>
      </w:pPr>
    </w:p>
    <w:p w14:paraId="4E960757" w14:textId="5798F588" w:rsidR="0025309F" w:rsidRPr="009B5560" w:rsidRDefault="0025309F" w:rsidP="0025309F">
      <w:pPr>
        <w:pStyle w:val="NormalWeb"/>
        <w:rPr>
          <w:b/>
          <w:sz w:val="20"/>
          <w:szCs w:val="19"/>
        </w:rPr>
      </w:pPr>
      <w:r>
        <w:rPr>
          <w:b/>
          <w:sz w:val="20"/>
          <w:szCs w:val="19"/>
        </w:rPr>
        <w:t>4.6.5</w:t>
      </w:r>
      <w:r w:rsidRPr="009B5560">
        <w:rPr>
          <w:b/>
          <w:sz w:val="20"/>
          <w:szCs w:val="19"/>
        </w:rPr>
        <w:tab/>
        <w:t xml:space="preserve">Why choose </w:t>
      </w:r>
      <w:proofErr w:type="spellStart"/>
      <w:r w:rsidRPr="009B5560">
        <w:rPr>
          <w:b/>
          <w:sz w:val="20"/>
          <w:szCs w:val="19"/>
        </w:rPr>
        <w:t>Streamlit</w:t>
      </w:r>
      <w:proofErr w:type="spellEnd"/>
      <w:r>
        <w:rPr>
          <w:b/>
          <w:sz w:val="20"/>
          <w:szCs w:val="19"/>
        </w:rPr>
        <w:t>?</w:t>
      </w:r>
    </w:p>
    <w:p w14:paraId="6CA46A19" w14:textId="77777777" w:rsidR="0025309F" w:rsidRPr="009B5560" w:rsidDel="006C1F6C" w:rsidRDefault="0025309F">
      <w:pPr>
        <w:pStyle w:val="NormalWeb"/>
        <w:jc w:val="both"/>
        <w:rPr>
          <w:del w:id="190" w:author="Iain Murray" w:date="2024-04-03T10:57:00Z"/>
          <w:sz w:val="20"/>
          <w:szCs w:val="19"/>
        </w:rPr>
        <w:pPrChange w:id="191" w:author="Iain Murray" w:date="2024-04-03T10:57:00Z">
          <w:pPr>
            <w:pStyle w:val="NormalWeb"/>
          </w:pPr>
        </w:pPrChange>
      </w:pPr>
      <w:r w:rsidRPr="009B5560">
        <w:rPr>
          <w:sz w:val="20"/>
          <w:szCs w:val="19"/>
        </w:rPr>
        <w:t>Simple and Pythonic</w:t>
      </w:r>
      <w:r>
        <w:rPr>
          <w:sz w:val="20"/>
          <w:szCs w:val="19"/>
        </w:rPr>
        <w:t xml:space="preserve">: </w:t>
      </w:r>
    </w:p>
    <w:p w14:paraId="7A872495" w14:textId="04C7F80A" w:rsidR="0025309F" w:rsidRPr="009B5560" w:rsidRDefault="0025309F" w:rsidP="0025309F">
      <w:pPr>
        <w:pStyle w:val="NormalWeb"/>
        <w:jc w:val="both"/>
        <w:rPr>
          <w:sz w:val="20"/>
          <w:szCs w:val="19"/>
        </w:rPr>
      </w:pPr>
      <w:proofErr w:type="spellStart"/>
      <w:r w:rsidRPr="009B5560">
        <w:rPr>
          <w:sz w:val="20"/>
          <w:szCs w:val="19"/>
        </w:rPr>
        <w:t>Streamlit</w:t>
      </w:r>
      <w:proofErr w:type="spellEnd"/>
      <w:r w:rsidRPr="009B5560">
        <w:rPr>
          <w:sz w:val="20"/>
          <w:szCs w:val="19"/>
        </w:rPr>
        <w:t xml:space="preserve"> has a simple and Pythonic nature which enables software developers to produce nice and readable codes that perform optimally with minimal effort. </w:t>
      </w:r>
      <w:proofErr w:type="gramStart"/>
      <w:r w:rsidRPr="009B5560">
        <w:rPr>
          <w:sz w:val="20"/>
          <w:szCs w:val="19"/>
        </w:rPr>
        <w:t>Through the use of</w:t>
      </w:r>
      <w:proofErr w:type="gramEnd"/>
      <w:r w:rsidRPr="009B5560">
        <w:rPr>
          <w:sz w:val="20"/>
          <w:szCs w:val="19"/>
        </w:rPr>
        <w:t xml:space="preserve"> Python’s intuitive syntax and design principles, </w:t>
      </w:r>
      <w:proofErr w:type="spellStart"/>
      <w:r w:rsidRPr="009B5560">
        <w:rPr>
          <w:sz w:val="20"/>
          <w:szCs w:val="19"/>
        </w:rPr>
        <w:t>Streamlit</w:t>
      </w:r>
      <w:proofErr w:type="spellEnd"/>
      <w:r w:rsidRPr="009B5560">
        <w:rPr>
          <w:sz w:val="20"/>
          <w:szCs w:val="19"/>
        </w:rPr>
        <w:t xml:space="preserve"> helps to achieve the creation of tidy, concise and maintainable codes which improves codes readability, understanding and collaboration amongst the members of software developing teams. </w:t>
      </w:r>
      <w:r>
        <w:rPr>
          <w:sz w:val="20"/>
          <w:szCs w:val="19"/>
        </w:rPr>
        <w:t xml:space="preserve"> </w:t>
      </w:r>
    </w:p>
    <w:p w14:paraId="3D492DDC" w14:textId="07E4EE58" w:rsidR="0025309F" w:rsidRPr="009B5560" w:rsidDel="006C1F6C" w:rsidRDefault="0025309F" w:rsidP="0025309F">
      <w:pPr>
        <w:pStyle w:val="NormalWeb"/>
        <w:jc w:val="both"/>
        <w:rPr>
          <w:del w:id="192" w:author="Iain Murray" w:date="2024-04-03T10:58:00Z"/>
          <w:sz w:val="20"/>
          <w:szCs w:val="19"/>
        </w:rPr>
      </w:pPr>
      <w:r w:rsidRPr="009B5560">
        <w:rPr>
          <w:sz w:val="20"/>
          <w:szCs w:val="19"/>
        </w:rPr>
        <w:t>Fast, Interactive Prototyping</w:t>
      </w:r>
      <w:r>
        <w:rPr>
          <w:sz w:val="20"/>
          <w:szCs w:val="19"/>
        </w:rPr>
        <w:t xml:space="preserve">: </w:t>
      </w:r>
      <w:proofErr w:type="spellStart"/>
      <w:r w:rsidRPr="009B5560">
        <w:rPr>
          <w:sz w:val="20"/>
          <w:szCs w:val="19"/>
        </w:rPr>
        <w:t>Streamlit</w:t>
      </w:r>
      <w:proofErr w:type="spellEnd"/>
      <w:r w:rsidRPr="009B5560">
        <w:rPr>
          <w:sz w:val="20"/>
          <w:szCs w:val="19"/>
        </w:rPr>
        <w:t xml:space="preserve"> fast tracks the app prototyping process by giving a streamlined environment for creating interactive applications with little effort. </w:t>
      </w:r>
      <w:r>
        <w:rPr>
          <w:sz w:val="20"/>
          <w:szCs w:val="19"/>
        </w:rPr>
        <w:t xml:space="preserve">  </w:t>
      </w:r>
    </w:p>
    <w:p w14:paraId="3B7138A0" w14:textId="77777777" w:rsidR="0025309F" w:rsidRPr="009B5560" w:rsidRDefault="0025309F" w:rsidP="0025309F">
      <w:pPr>
        <w:pStyle w:val="NormalWeb"/>
        <w:jc w:val="both"/>
        <w:rPr>
          <w:sz w:val="20"/>
          <w:szCs w:val="19"/>
        </w:rPr>
      </w:pPr>
      <w:r w:rsidRPr="009B5560">
        <w:rPr>
          <w:sz w:val="20"/>
          <w:szCs w:val="19"/>
        </w:rPr>
        <w:t xml:space="preserve">The fact that it has an intuitive interface and reactive design allows developers to quickly iterate on ideas, and perform immediate visualisation changes and modifications in real-time, which supports creativity and experimentation by giving developers the opportunity to explore different design concepts and features without the overhead of manual code compilation or deployment. </w:t>
      </w:r>
    </w:p>
    <w:p w14:paraId="01961497" w14:textId="77777777" w:rsidR="0025309F" w:rsidRPr="009B5560" w:rsidRDefault="0025309F" w:rsidP="0025309F">
      <w:pPr>
        <w:pStyle w:val="NormalWeb"/>
        <w:jc w:val="both"/>
        <w:rPr>
          <w:sz w:val="20"/>
          <w:szCs w:val="19"/>
        </w:rPr>
      </w:pPr>
      <w:r w:rsidRPr="009B5560">
        <w:rPr>
          <w:sz w:val="20"/>
          <w:szCs w:val="19"/>
        </w:rPr>
        <w:t xml:space="preserve">Sequel to this, </w:t>
      </w:r>
      <w:proofErr w:type="spellStart"/>
      <w:r w:rsidRPr="009B5560">
        <w:rPr>
          <w:sz w:val="20"/>
          <w:szCs w:val="19"/>
        </w:rPr>
        <w:t>Streamlit</w:t>
      </w:r>
      <w:proofErr w:type="spellEnd"/>
      <w:r w:rsidRPr="009B5560">
        <w:rPr>
          <w:sz w:val="20"/>
          <w:szCs w:val="19"/>
        </w:rPr>
        <w:t xml:space="preserve"> allows software developers to prototype and modify their software with high speed and efficiency.</w:t>
      </w:r>
    </w:p>
    <w:p w14:paraId="2DAA5EEC" w14:textId="72BD2F08" w:rsidR="0025309F" w:rsidRPr="009B5560" w:rsidDel="006C1F6C" w:rsidRDefault="0025309F" w:rsidP="0025309F">
      <w:pPr>
        <w:pStyle w:val="NormalWeb"/>
        <w:jc w:val="both"/>
        <w:rPr>
          <w:del w:id="193" w:author="Iain Murray" w:date="2024-04-03T10:58:00Z"/>
          <w:sz w:val="20"/>
          <w:szCs w:val="19"/>
        </w:rPr>
      </w:pPr>
      <w:r w:rsidRPr="009B5560">
        <w:rPr>
          <w:sz w:val="20"/>
          <w:szCs w:val="19"/>
        </w:rPr>
        <w:t>Rich Visualisation Capabilities</w:t>
      </w:r>
      <w:r>
        <w:rPr>
          <w:sz w:val="20"/>
          <w:szCs w:val="19"/>
        </w:rPr>
        <w:t xml:space="preserve">: </w:t>
      </w:r>
      <w:r w:rsidR="00E77210">
        <w:rPr>
          <w:sz w:val="20"/>
          <w:szCs w:val="19"/>
        </w:rPr>
        <w:t xml:space="preserve"> </w:t>
      </w:r>
      <w:proofErr w:type="spellStart"/>
      <w:r w:rsidRPr="009B5560">
        <w:rPr>
          <w:sz w:val="20"/>
          <w:szCs w:val="19"/>
        </w:rPr>
        <w:t>Streamlit</w:t>
      </w:r>
      <w:proofErr w:type="spellEnd"/>
      <w:r w:rsidRPr="009B5560">
        <w:rPr>
          <w:sz w:val="20"/>
          <w:szCs w:val="19"/>
        </w:rPr>
        <w:t xml:space="preserve"> has several built-in components and libraries which provides top notch capabilities for producing rich, interesting, user friendly and immersive visualisations. Ranging from graphs, scatter </w:t>
      </w:r>
      <w:r w:rsidRPr="009B5560">
        <w:rPr>
          <w:sz w:val="20"/>
          <w:szCs w:val="19"/>
        </w:rPr>
        <w:t xml:space="preserve">plots, charts, </w:t>
      </w:r>
      <w:proofErr w:type="gramStart"/>
      <w:r w:rsidRPr="009B5560">
        <w:rPr>
          <w:sz w:val="20"/>
          <w:szCs w:val="19"/>
        </w:rPr>
        <w:t>dashboards</w:t>
      </w:r>
      <w:proofErr w:type="gramEnd"/>
      <w:r w:rsidRPr="009B5560">
        <w:rPr>
          <w:sz w:val="20"/>
          <w:szCs w:val="19"/>
        </w:rPr>
        <w:t xml:space="preserve"> and interactive maps, it gives app developers the tools required to produce awe-inspiring and compelling historical data visualisation. </w:t>
      </w:r>
    </w:p>
    <w:p w14:paraId="7C085BC6" w14:textId="632E8952" w:rsidR="0025309F" w:rsidRPr="009B5560" w:rsidRDefault="0025309F" w:rsidP="0025309F">
      <w:pPr>
        <w:pStyle w:val="NormalWeb"/>
        <w:jc w:val="both"/>
        <w:rPr>
          <w:sz w:val="20"/>
          <w:szCs w:val="19"/>
        </w:rPr>
      </w:pPr>
      <w:r w:rsidRPr="009B5560">
        <w:rPr>
          <w:sz w:val="20"/>
          <w:szCs w:val="19"/>
        </w:rPr>
        <w:t xml:space="preserve">The fact that it integrates seamlessly with visualisation libraries such as Matplotlib and </w:t>
      </w:r>
      <w:proofErr w:type="spellStart"/>
      <w:r w:rsidRPr="009B5560">
        <w:rPr>
          <w:sz w:val="20"/>
          <w:szCs w:val="19"/>
        </w:rPr>
        <w:t>Plotly</w:t>
      </w:r>
      <w:proofErr w:type="spellEnd"/>
      <w:r w:rsidRPr="009B5560">
        <w:rPr>
          <w:sz w:val="20"/>
          <w:szCs w:val="19"/>
        </w:rPr>
        <w:t xml:space="preserve">, assists developers to leverage advanced features and customisation options, thus ensuring that visualisation outputs are informative as well as appealing visually. </w:t>
      </w:r>
    </w:p>
    <w:p w14:paraId="67B5A52D" w14:textId="77777777" w:rsidR="0025309F" w:rsidRPr="009B5560" w:rsidDel="006C1F6C" w:rsidRDefault="0025309F">
      <w:pPr>
        <w:pStyle w:val="NormalWeb"/>
        <w:jc w:val="both"/>
        <w:rPr>
          <w:del w:id="194" w:author="Iain Murray" w:date="2024-04-03T10:58:00Z"/>
          <w:sz w:val="20"/>
          <w:szCs w:val="19"/>
        </w:rPr>
        <w:pPrChange w:id="195" w:author="Iain Murray" w:date="2024-04-03T10:58:00Z">
          <w:pPr>
            <w:pStyle w:val="NormalWeb"/>
          </w:pPr>
        </w:pPrChange>
      </w:pPr>
      <w:r w:rsidRPr="009B5560">
        <w:rPr>
          <w:sz w:val="20"/>
          <w:szCs w:val="19"/>
        </w:rPr>
        <w:t>Seamless Integration with Python Ecosystem</w:t>
      </w:r>
      <w:ins w:id="196" w:author="Iain Murray" w:date="2024-04-03T10:58:00Z">
        <w:r>
          <w:rPr>
            <w:sz w:val="20"/>
            <w:szCs w:val="19"/>
          </w:rPr>
          <w:t xml:space="preserve">: </w:t>
        </w:r>
      </w:ins>
    </w:p>
    <w:p w14:paraId="3E8E9F11" w14:textId="77777777" w:rsidR="0025309F" w:rsidRPr="009B5560" w:rsidDel="006C1F6C" w:rsidRDefault="0025309F" w:rsidP="0025309F">
      <w:pPr>
        <w:pStyle w:val="NormalWeb"/>
        <w:jc w:val="both"/>
        <w:rPr>
          <w:del w:id="197" w:author="Iain Murray" w:date="2024-04-03T10:58:00Z"/>
          <w:sz w:val="20"/>
          <w:szCs w:val="19"/>
        </w:rPr>
      </w:pPr>
      <w:proofErr w:type="spellStart"/>
      <w:r w:rsidRPr="009B5560">
        <w:rPr>
          <w:sz w:val="20"/>
          <w:szCs w:val="19"/>
        </w:rPr>
        <w:t>Streamlit</w:t>
      </w:r>
      <w:proofErr w:type="spellEnd"/>
      <w:r w:rsidRPr="009B5560">
        <w:rPr>
          <w:sz w:val="20"/>
          <w:szCs w:val="19"/>
        </w:rPr>
        <w:t xml:space="preserve"> is a Python-based framework. This makes it easy for it to adapt to the extensive Python libraries and tools, thus easing interoperability and code reusability. </w:t>
      </w:r>
    </w:p>
    <w:p w14:paraId="0079225A" w14:textId="77777777" w:rsidR="0025309F" w:rsidRPr="009B5560" w:rsidRDefault="0025309F" w:rsidP="0025309F">
      <w:pPr>
        <w:pStyle w:val="NormalWeb"/>
        <w:jc w:val="both"/>
        <w:rPr>
          <w:sz w:val="20"/>
          <w:szCs w:val="19"/>
        </w:rPr>
      </w:pPr>
      <w:r w:rsidRPr="009B5560">
        <w:rPr>
          <w:sz w:val="20"/>
          <w:szCs w:val="19"/>
        </w:rPr>
        <w:t xml:space="preserve">It allows the use of popular Python libraries like Pandas, NumPy, and Scikit-learn, which all seamlessly integrate into </w:t>
      </w:r>
      <w:proofErr w:type="spellStart"/>
      <w:r w:rsidRPr="009B5560">
        <w:rPr>
          <w:sz w:val="20"/>
          <w:szCs w:val="19"/>
        </w:rPr>
        <w:t>Streamlit</w:t>
      </w:r>
      <w:proofErr w:type="spellEnd"/>
      <w:r w:rsidRPr="009B5560">
        <w:rPr>
          <w:sz w:val="20"/>
          <w:szCs w:val="19"/>
        </w:rPr>
        <w:t xml:space="preserve"> applications. </w:t>
      </w:r>
    </w:p>
    <w:p w14:paraId="42277BA3" w14:textId="77777777" w:rsidR="0025309F" w:rsidRPr="009B5560" w:rsidDel="006C1F6C" w:rsidRDefault="0025309F">
      <w:pPr>
        <w:pStyle w:val="NormalWeb"/>
        <w:jc w:val="both"/>
        <w:rPr>
          <w:del w:id="198" w:author="Iain Murray" w:date="2024-04-03T10:58:00Z"/>
          <w:sz w:val="20"/>
          <w:szCs w:val="19"/>
        </w:rPr>
        <w:pPrChange w:id="199" w:author="Iain Murray" w:date="2024-04-03T10:58:00Z">
          <w:pPr>
            <w:pStyle w:val="NormalWeb"/>
          </w:pPr>
        </w:pPrChange>
      </w:pPr>
      <w:r w:rsidRPr="009B5560">
        <w:rPr>
          <w:sz w:val="20"/>
          <w:szCs w:val="19"/>
        </w:rPr>
        <w:t>Streamlined Development Workflow</w:t>
      </w:r>
      <w:ins w:id="200" w:author="Iain Murray" w:date="2024-04-03T10:58:00Z">
        <w:r>
          <w:rPr>
            <w:sz w:val="20"/>
            <w:szCs w:val="19"/>
          </w:rPr>
          <w:t xml:space="preserve">: </w:t>
        </w:r>
      </w:ins>
    </w:p>
    <w:p w14:paraId="7FBEE4BE" w14:textId="77777777" w:rsidR="0025309F" w:rsidRPr="009B5560" w:rsidRDefault="0025309F" w:rsidP="0025309F">
      <w:pPr>
        <w:pStyle w:val="NormalWeb"/>
        <w:jc w:val="both"/>
        <w:rPr>
          <w:sz w:val="20"/>
          <w:szCs w:val="19"/>
        </w:rPr>
      </w:pPr>
      <w:proofErr w:type="spellStart"/>
      <w:r w:rsidRPr="009B5560">
        <w:rPr>
          <w:sz w:val="20"/>
          <w:szCs w:val="19"/>
        </w:rPr>
        <w:t>Streamlit's</w:t>
      </w:r>
      <w:proofErr w:type="spellEnd"/>
      <w:r w:rsidRPr="009B5560">
        <w:rPr>
          <w:sz w:val="20"/>
          <w:szCs w:val="19"/>
        </w:rPr>
        <w:t xml:space="preserve"> declarative syntax streamlines its development workflow. This helps build highly functional applications without the worry of writing complex code structures. </w:t>
      </w:r>
    </w:p>
    <w:p w14:paraId="595A5218" w14:textId="77777777" w:rsidR="0025309F" w:rsidRPr="009B5560" w:rsidRDefault="0025309F" w:rsidP="0025309F">
      <w:pPr>
        <w:pStyle w:val="NormalWeb"/>
        <w:rPr>
          <w:b/>
          <w:sz w:val="2"/>
          <w:szCs w:val="19"/>
        </w:rPr>
      </w:pPr>
    </w:p>
    <w:p w14:paraId="790C5355" w14:textId="61E7986B" w:rsidR="0025309F" w:rsidRPr="009B5560" w:rsidRDefault="0025309F" w:rsidP="0025309F">
      <w:pPr>
        <w:pStyle w:val="NormalWeb"/>
        <w:rPr>
          <w:b/>
          <w:sz w:val="20"/>
          <w:szCs w:val="19"/>
        </w:rPr>
      </w:pPr>
      <w:r>
        <w:rPr>
          <w:b/>
          <w:sz w:val="20"/>
          <w:szCs w:val="19"/>
        </w:rPr>
        <w:t>4</w:t>
      </w:r>
      <w:r w:rsidRPr="009B5560">
        <w:rPr>
          <w:b/>
          <w:sz w:val="20"/>
          <w:szCs w:val="19"/>
        </w:rPr>
        <w:t>.</w:t>
      </w:r>
      <w:r>
        <w:rPr>
          <w:b/>
          <w:sz w:val="20"/>
          <w:szCs w:val="19"/>
        </w:rPr>
        <w:t>6</w:t>
      </w:r>
      <w:r w:rsidRPr="009B5560">
        <w:rPr>
          <w:b/>
          <w:sz w:val="20"/>
          <w:szCs w:val="19"/>
        </w:rPr>
        <w:t>.</w:t>
      </w:r>
      <w:r>
        <w:rPr>
          <w:b/>
          <w:sz w:val="20"/>
          <w:szCs w:val="19"/>
        </w:rPr>
        <w:t>6</w:t>
      </w:r>
      <w:r w:rsidRPr="009B5560">
        <w:rPr>
          <w:b/>
          <w:sz w:val="20"/>
          <w:szCs w:val="19"/>
        </w:rPr>
        <w:t xml:space="preserve"> Why choose Anaconda</w:t>
      </w:r>
      <w:r>
        <w:rPr>
          <w:b/>
          <w:sz w:val="20"/>
          <w:szCs w:val="19"/>
        </w:rPr>
        <w:t>?</w:t>
      </w:r>
    </w:p>
    <w:p w14:paraId="56746B10" w14:textId="7A314505" w:rsidR="0025309F" w:rsidRPr="009B5560" w:rsidRDefault="0025309F">
      <w:pPr>
        <w:pStyle w:val="NormalWeb"/>
        <w:rPr>
          <w:sz w:val="20"/>
          <w:szCs w:val="19"/>
        </w:rPr>
        <w:pPrChange w:id="201" w:author="Iain Murray" w:date="2024-04-03T10:59:00Z">
          <w:pPr>
            <w:pStyle w:val="NormalWeb"/>
            <w:jc w:val="both"/>
          </w:pPr>
        </w:pPrChange>
      </w:pPr>
      <w:r w:rsidRPr="009B5560">
        <w:rPr>
          <w:sz w:val="20"/>
          <w:szCs w:val="19"/>
        </w:rPr>
        <w:t>Environment Management:</w:t>
      </w:r>
      <w:r>
        <w:rPr>
          <w:sz w:val="20"/>
          <w:szCs w:val="19"/>
        </w:rPr>
        <w:t xml:space="preserve">  </w:t>
      </w:r>
      <w:r w:rsidRPr="009B5560">
        <w:rPr>
          <w:sz w:val="20"/>
          <w:szCs w:val="19"/>
        </w:rPr>
        <w:t xml:space="preserve">Anaconda simplifies Python environment management through the provision of tools like Conda, which enables users to manage, create, and switch seamlessly between various Python environments. </w:t>
      </w:r>
    </w:p>
    <w:p w14:paraId="4B3C1FC6" w14:textId="7247A3E2" w:rsidR="0025309F" w:rsidRPr="009B5560" w:rsidRDefault="0025309F" w:rsidP="0025309F">
      <w:pPr>
        <w:pStyle w:val="NormalWeb"/>
        <w:jc w:val="both"/>
        <w:rPr>
          <w:sz w:val="20"/>
          <w:szCs w:val="19"/>
        </w:rPr>
      </w:pPr>
      <w:r w:rsidRPr="009B5560">
        <w:rPr>
          <w:sz w:val="20"/>
          <w:szCs w:val="19"/>
        </w:rPr>
        <w:t xml:space="preserve">This is of immense benefit when carrying out several projects with several dependencies or when working in collaboration with other developers. Anaconda helps to create isolated environments for </w:t>
      </w:r>
      <w:proofErr w:type="spellStart"/>
      <w:r w:rsidRPr="009B5560">
        <w:rPr>
          <w:sz w:val="20"/>
          <w:szCs w:val="19"/>
        </w:rPr>
        <w:t>Streamlit</w:t>
      </w:r>
      <w:proofErr w:type="spellEnd"/>
      <w:r w:rsidRPr="009B5560">
        <w:rPr>
          <w:sz w:val="20"/>
          <w:szCs w:val="19"/>
        </w:rPr>
        <w:t xml:space="preserve"> apps, hence allowing proper management of dependencies while also minimising conflicts. This capability of Anaconda enhances reproducibility and streamlines the app development and deployment process.</w:t>
      </w:r>
    </w:p>
    <w:p w14:paraId="5C9BDC66" w14:textId="77777777" w:rsidR="0025309F" w:rsidRPr="009B5560" w:rsidRDefault="0025309F" w:rsidP="0025309F">
      <w:pPr>
        <w:pStyle w:val="NormalWeb"/>
        <w:rPr>
          <w:sz w:val="2"/>
          <w:szCs w:val="19"/>
        </w:rPr>
      </w:pPr>
    </w:p>
    <w:p w14:paraId="0F69FFE8" w14:textId="437944A1" w:rsidR="0025309F" w:rsidRPr="0025309F" w:rsidRDefault="0025309F" w:rsidP="0025309F">
      <w:pPr>
        <w:pStyle w:val="NormalWeb"/>
        <w:jc w:val="both"/>
        <w:rPr>
          <w:b/>
          <w:bCs/>
          <w:sz w:val="20"/>
          <w:szCs w:val="19"/>
        </w:rPr>
      </w:pPr>
      <w:r w:rsidRPr="009B5560">
        <w:rPr>
          <w:b/>
          <w:bCs/>
          <w:sz w:val="20"/>
          <w:szCs w:val="19"/>
        </w:rPr>
        <w:t>Package Management</w:t>
      </w:r>
      <w:r>
        <w:rPr>
          <w:b/>
          <w:bCs/>
          <w:sz w:val="20"/>
          <w:szCs w:val="19"/>
        </w:rPr>
        <w:t xml:space="preserve">: </w:t>
      </w:r>
      <w:r w:rsidRPr="009B5560">
        <w:rPr>
          <w:sz w:val="20"/>
          <w:szCs w:val="19"/>
        </w:rPr>
        <w:t xml:space="preserve">The package management capabilities of Anaconda streamline the process of installation and management of dependencies for </w:t>
      </w:r>
      <w:proofErr w:type="spellStart"/>
      <w:r w:rsidRPr="009B5560">
        <w:rPr>
          <w:sz w:val="20"/>
          <w:szCs w:val="19"/>
        </w:rPr>
        <w:t>Streamlit</w:t>
      </w:r>
      <w:proofErr w:type="spellEnd"/>
      <w:r w:rsidRPr="009B5560">
        <w:rPr>
          <w:sz w:val="20"/>
          <w:szCs w:val="19"/>
        </w:rPr>
        <w:t xml:space="preserve"> and other required packages. The Anaconda repository or external channels can be leveraged by using </w:t>
      </w:r>
      <w:proofErr w:type="spellStart"/>
      <w:r w:rsidRPr="009B5560">
        <w:rPr>
          <w:sz w:val="20"/>
          <w:szCs w:val="19"/>
        </w:rPr>
        <w:t>conda</w:t>
      </w:r>
      <w:proofErr w:type="spellEnd"/>
      <w:r w:rsidRPr="009B5560">
        <w:rPr>
          <w:sz w:val="20"/>
          <w:szCs w:val="19"/>
        </w:rPr>
        <w:t xml:space="preserve"> to install packages. This has the benefit of ensuring consistent and reliable package installations across different environments. Also, it provides a comprehensive package index, thus easing the search and installation of packages required for the development of </w:t>
      </w:r>
      <w:proofErr w:type="spellStart"/>
      <w:r>
        <w:rPr>
          <w:sz w:val="20"/>
          <w:szCs w:val="19"/>
        </w:rPr>
        <w:t>S</w:t>
      </w:r>
      <w:r w:rsidRPr="009B5560">
        <w:rPr>
          <w:sz w:val="20"/>
          <w:szCs w:val="19"/>
        </w:rPr>
        <w:t>treamlit</w:t>
      </w:r>
      <w:proofErr w:type="spellEnd"/>
      <w:r w:rsidRPr="009B5560">
        <w:rPr>
          <w:sz w:val="20"/>
          <w:szCs w:val="19"/>
        </w:rPr>
        <w:t xml:space="preserve"> app. This capability of Anaconda simplifies the app setup process and minimises the possibility of experiencing compatibility issues or dependency conflicts.</w:t>
      </w:r>
    </w:p>
    <w:p w14:paraId="708B2492" w14:textId="77777777" w:rsidR="0025309F" w:rsidRPr="009B5560" w:rsidRDefault="0025309F" w:rsidP="0025309F">
      <w:pPr>
        <w:pStyle w:val="NormalWeb"/>
        <w:rPr>
          <w:sz w:val="2"/>
          <w:szCs w:val="19"/>
        </w:rPr>
      </w:pPr>
    </w:p>
    <w:p w14:paraId="1493F8F3" w14:textId="1B240594" w:rsidR="0025309F" w:rsidRPr="00E77210" w:rsidRDefault="0025309F" w:rsidP="00E77210">
      <w:pPr>
        <w:pStyle w:val="NormalWeb"/>
        <w:jc w:val="both"/>
        <w:rPr>
          <w:b/>
          <w:bCs/>
          <w:sz w:val="20"/>
          <w:szCs w:val="19"/>
        </w:rPr>
      </w:pPr>
      <w:r w:rsidRPr="009B5560">
        <w:rPr>
          <w:b/>
          <w:bCs/>
          <w:sz w:val="20"/>
          <w:szCs w:val="19"/>
        </w:rPr>
        <w:t>Compatibility</w:t>
      </w:r>
      <w:r w:rsidR="00E77210">
        <w:rPr>
          <w:b/>
          <w:bCs/>
          <w:sz w:val="20"/>
          <w:szCs w:val="19"/>
        </w:rPr>
        <w:t xml:space="preserve">: </w:t>
      </w:r>
      <w:r w:rsidRPr="009B5560">
        <w:rPr>
          <w:sz w:val="20"/>
          <w:szCs w:val="19"/>
        </w:rPr>
        <w:t xml:space="preserve">Anaconda allows cross-platform compatibility, which enables </w:t>
      </w:r>
      <w:proofErr w:type="spellStart"/>
      <w:r w:rsidRPr="009B5560">
        <w:rPr>
          <w:sz w:val="20"/>
          <w:szCs w:val="19"/>
        </w:rPr>
        <w:t>Streamlit</w:t>
      </w:r>
      <w:proofErr w:type="spellEnd"/>
      <w:r w:rsidRPr="009B5560">
        <w:rPr>
          <w:sz w:val="20"/>
          <w:szCs w:val="19"/>
        </w:rPr>
        <w:t xml:space="preserve"> apps to run </w:t>
      </w:r>
      <w:r w:rsidRPr="009B5560">
        <w:rPr>
          <w:sz w:val="20"/>
          <w:szCs w:val="19"/>
        </w:rPr>
        <w:lastRenderedPageBreak/>
        <w:t xml:space="preserve">seamlessly across several operating systems, such as Windows, macOS, and Linux. This removes the need for making platform-specific adjustments or configurations, thus ensuring that </w:t>
      </w:r>
      <w:proofErr w:type="spellStart"/>
      <w:r w:rsidRPr="009B5560">
        <w:rPr>
          <w:sz w:val="20"/>
          <w:szCs w:val="19"/>
        </w:rPr>
        <w:t>Streamlit</w:t>
      </w:r>
      <w:proofErr w:type="spellEnd"/>
      <w:r w:rsidRPr="009B5560">
        <w:rPr>
          <w:sz w:val="20"/>
          <w:szCs w:val="19"/>
        </w:rPr>
        <w:t xml:space="preserve"> apps behave consistently regardless of the underlying operating system. </w:t>
      </w:r>
    </w:p>
    <w:p w14:paraId="0BC23BD3" w14:textId="77777777" w:rsidR="0025309F" w:rsidRPr="009B5560" w:rsidRDefault="0025309F" w:rsidP="00E77210">
      <w:pPr>
        <w:pStyle w:val="NormalWeb"/>
        <w:spacing w:after="0"/>
        <w:jc w:val="both"/>
        <w:rPr>
          <w:sz w:val="20"/>
          <w:szCs w:val="19"/>
        </w:rPr>
      </w:pPr>
      <w:r w:rsidRPr="009B5560">
        <w:rPr>
          <w:sz w:val="20"/>
          <w:szCs w:val="19"/>
        </w:rPr>
        <w:t xml:space="preserve">This capability allows a seamless development experience and improves the portability of </w:t>
      </w:r>
      <w:proofErr w:type="spellStart"/>
      <w:r w:rsidRPr="009B5560">
        <w:rPr>
          <w:sz w:val="20"/>
          <w:szCs w:val="19"/>
        </w:rPr>
        <w:t>Streamlit</w:t>
      </w:r>
      <w:proofErr w:type="spellEnd"/>
      <w:r w:rsidRPr="009B5560">
        <w:rPr>
          <w:sz w:val="20"/>
          <w:szCs w:val="19"/>
        </w:rPr>
        <w:t xml:space="preserve"> apps across various computing environments. </w:t>
      </w:r>
    </w:p>
    <w:p w14:paraId="357DD450" w14:textId="77777777" w:rsidR="0025309F" w:rsidRPr="009B5560" w:rsidRDefault="0025309F" w:rsidP="00E77210">
      <w:pPr>
        <w:pStyle w:val="NormalWeb"/>
        <w:spacing w:after="0"/>
        <w:jc w:val="both"/>
        <w:rPr>
          <w:sz w:val="20"/>
          <w:szCs w:val="19"/>
        </w:rPr>
      </w:pPr>
      <w:r w:rsidRPr="009B5560">
        <w:rPr>
          <w:sz w:val="20"/>
          <w:szCs w:val="19"/>
        </w:rPr>
        <w:t xml:space="preserve">With the assistance offered through </w:t>
      </w:r>
      <w:proofErr w:type="spellStart"/>
      <w:r w:rsidRPr="009B5560">
        <w:rPr>
          <w:sz w:val="20"/>
          <w:szCs w:val="19"/>
        </w:rPr>
        <w:t>Streamlit</w:t>
      </w:r>
      <w:proofErr w:type="spellEnd"/>
      <w:r w:rsidRPr="009B5560">
        <w:rPr>
          <w:sz w:val="20"/>
          <w:szCs w:val="19"/>
        </w:rPr>
        <w:t xml:space="preserve"> and Anaconda's joint capabilities, interactive historical simulation apps can be created, deployed, and managed easily while still maintaining compatibility, reliability, and efficiency across the app development lifecycle.</w:t>
      </w:r>
    </w:p>
    <w:p w14:paraId="3746BF8E" w14:textId="77777777" w:rsidR="0025309F" w:rsidRPr="009B5560" w:rsidRDefault="0025309F" w:rsidP="0025309F">
      <w:pPr>
        <w:pStyle w:val="NormalWeb"/>
        <w:spacing w:after="0"/>
        <w:jc w:val="both"/>
        <w:rPr>
          <w:sz w:val="20"/>
          <w:szCs w:val="19"/>
        </w:rPr>
      </w:pPr>
    </w:p>
    <w:p w14:paraId="302F70CC" w14:textId="77777777" w:rsidR="0025309F" w:rsidRPr="009B5560" w:rsidRDefault="0025309F" w:rsidP="0025309F">
      <w:pPr>
        <w:pStyle w:val="NormalWeb"/>
        <w:spacing w:after="0"/>
        <w:jc w:val="both"/>
        <w:rPr>
          <w:sz w:val="2"/>
          <w:szCs w:val="19"/>
        </w:rPr>
      </w:pPr>
    </w:p>
    <w:p w14:paraId="2706FD28" w14:textId="35EF61E2" w:rsidR="0025309F" w:rsidRPr="009B5560" w:rsidRDefault="00E77210" w:rsidP="00E77210">
      <w:pPr>
        <w:pStyle w:val="Heading2"/>
        <w:numPr>
          <w:ilvl w:val="0"/>
          <w:numId w:val="0"/>
        </w:numPr>
        <w:ind w:left="576" w:hanging="576"/>
        <w:rPr>
          <w:color w:val="000000"/>
          <w:sz w:val="20"/>
          <w:szCs w:val="20"/>
          <w:lang w:val="en-GB"/>
          <w:rPrChange w:id="202" w:author="Iain Murray" w:date="2024-04-03T10:45:00Z">
            <w:rPr>
              <w:color w:val="000000"/>
              <w:sz w:val="20"/>
              <w:szCs w:val="20"/>
            </w:rPr>
          </w:rPrChange>
        </w:rPr>
      </w:pPr>
      <w:r>
        <w:rPr>
          <w:color w:val="000000"/>
          <w:sz w:val="20"/>
          <w:szCs w:val="20"/>
          <w:lang w:val="en-GB"/>
        </w:rPr>
        <w:t>4.6.7</w:t>
      </w:r>
      <w:r>
        <w:rPr>
          <w:color w:val="000000"/>
          <w:sz w:val="20"/>
          <w:szCs w:val="20"/>
          <w:lang w:val="en-GB"/>
        </w:rPr>
        <w:tab/>
      </w:r>
      <w:r w:rsidR="0025309F" w:rsidRPr="009B5560">
        <w:rPr>
          <w:color w:val="000000"/>
          <w:sz w:val="20"/>
          <w:szCs w:val="20"/>
          <w:lang w:val="en-GB"/>
          <w:rPrChange w:id="203" w:author="Iain Murray" w:date="2024-04-03T10:45:00Z">
            <w:rPr>
              <w:color w:val="000000"/>
              <w:sz w:val="20"/>
              <w:szCs w:val="20"/>
            </w:rPr>
          </w:rPrChange>
        </w:rPr>
        <w:t xml:space="preserve">Alternative technologies for creating the Historical Events </w:t>
      </w:r>
      <w:proofErr w:type="gramStart"/>
      <w:r w:rsidR="0025309F" w:rsidRPr="009B5560">
        <w:rPr>
          <w:color w:val="000000"/>
          <w:sz w:val="20"/>
          <w:szCs w:val="20"/>
          <w:lang w:val="en-GB"/>
          <w:rPrChange w:id="204" w:author="Iain Murray" w:date="2024-04-03T10:45:00Z">
            <w:rPr>
              <w:color w:val="000000"/>
              <w:sz w:val="20"/>
              <w:szCs w:val="20"/>
            </w:rPr>
          </w:rPrChange>
        </w:rPr>
        <w:t>visualisation</w:t>
      </w:r>
      <w:proofErr w:type="gramEnd"/>
    </w:p>
    <w:p w14:paraId="522AA01A" w14:textId="144DA2C5" w:rsidR="0025309F" w:rsidRPr="009B5560" w:rsidRDefault="0025309F" w:rsidP="0025309F">
      <w:pPr>
        <w:rPr>
          <w:rPrChange w:id="205" w:author="Iain Murray" w:date="2024-04-03T10:45:00Z">
            <w:rPr>
              <w:lang w:val="en-US"/>
            </w:rPr>
          </w:rPrChange>
        </w:rPr>
      </w:pPr>
      <w:r w:rsidRPr="009B5560">
        <w:rPr>
          <w:rPrChange w:id="206" w:author="Iain Murray" w:date="2024-04-03T10:45:00Z">
            <w:rPr>
              <w:lang w:val="en-US"/>
            </w:rPr>
          </w:rPrChange>
        </w:rPr>
        <w:t xml:space="preserve">Other frameworks can be used to create visualisation. These include Leaflet.js, </w:t>
      </w:r>
      <w:proofErr w:type="spellStart"/>
      <w:r w:rsidRPr="009B5560">
        <w:rPr>
          <w:rPrChange w:id="207" w:author="Iain Murray" w:date="2024-04-03T10:45:00Z">
            <w:rPr>
              <w:lang w:val="en-US"/>
            </w:rPr>
          </w:rPrChange>
        </w:rPr>
        <w:t>Mapbox</w:t>
      </w:r>
      <w:proofErr w:type="spellEnd"/>
      <w:r w:rsidRPr="009B5560">
        <w:rPr>
          <w:rPrChange w:id="208" w:author="Iain Murray" w:date="2024-04-03T10:45:00Z">
            <w:rPr>
              <w:lang w:val="en-US"/>
            </w:rPr>
          </w:rPrChange>
        </w:rPr>
        <w:t xml:space="preserve"> GL JS, Google Maps JavaScript API, D3.js, and </w:t>
      </w:r>
      <w:proofErr w:type="spellStart"/>
      <w:r w:rsidRPr="009B5560">
        <w:rPr>
          <w:rPrChange w:id="209" w:author="Iain Murray" w:date="2024-04-03T10:45:00Z">
            <w:rPr>
              <w:lang w:val="en-US"/>
            </w:rPr>
          </w:rPrChange>
        </w:rPr>
        <w:t>OpenLayers</w:t>
      </w:r>
      <w:proofErr w:type="spellEnd"/>
      <w:r w:rsidRPr="009B5560">
        <w:rPr>
          <w:rPrChange w:id="210" w:author="Iain Murray" w:date="2024-04-03T10:45:00Z">
            <w:rPr>
              <w:lang w:val="en-US"/>
            </w:rPr>
          </w:rPrChange>
        </w:rPr>
        <w:t>.</w:t>
      </w:r>
    </w:p>
    <w:p w14:paraId="484CE49B" w14:textId="77777777" w:rsidR="0025309F" w:rsidRPr="009B5560" w:rsidRDefault="0025309F" w:rsidP="0025309F">
      <w:pPr>
        <w:rPr>
          <w:rPrChange w:id="211" w:author="Iain Murray" w:date="2024-04-03T10:45:00Z">
            <w:rPr>
              <w:lang w:val="en-US"/>
            </w:rPr>
          </w:rPrChange>
        </w:rPr>
      </w:pPr>
    </w:p>
    <w:p w14:paraId="2D73DE6C" w14:textId="20A9E6EB" w:rsidR="0025309F" w:rsidRPr="009B5560" w:rsidRDefault="0025309F" w:rsidP="0025309F">
      <w:pPr>
        <w:rPr>
          <w:rPrChange w:id="212" w:author="Iain Murray" w:date="2024-04-03T10:45:00Z">
            <w:rPr>
              <w:lang w:val="en-US"/>
            </w:rPr>
          </w:rPrChange>
        </w:rPr>
      </w:pPr>
      <w:r w:rsidRPr="009B5560">
        <w:rPr>
          <w:rPrChange w:id="213" w:author="Iain Murray" w:date="2024-04-03T10:45:00Z">
            <w:rPr>
              <w:lang w:val="en-US"/>
            </w:rPr>
          </w:rPrChange>
        </w:rPr>
        <w:t>Leaflet.js</w:t>
      </w:r>
      <w:ins w:id="214" w:author="Iain Murray" w:date="2024-04-03T11:00:00Z">
        <w:r>
          <w:t xml:space="preserve">: </w:t>
        </w:r>
      </w:ins>
      <w:r>
        <w:t>t</w:t>
      </w:r>
      <w:r w:rsidRPr="009B5560">
        <w:rPr>
          <w:rPrChange w:id="215" w:author="Iain Murray" w:date="2024-04-03T10:45:00Z">
            <w:rPr>
              <w:lang w:val="en-US"/>
            </w:rPr>
          </w:rPrChange>
        </w:rPr>
        <w:t xml:space="preserve">his is an </w:t>
      </w:r>
      <w:proofErr w:type="gramStart"/>
      <w:r w:rsidRPr="009B5560">
        <w:rPr>
          <w:rPrChange w:id="216" w:author="Iain Murray" w:date="2024-04-03T10:45:00Z">
            <w:rPr>
              <w:lang w:val="en-US"/>
            </w:rPr>
          </w:rPrChange>
        </w:rPr>
        <w:t>open source</w:t>
      </w:r>
      <w:proofErr w:type="gramEnd"/>
      <w:r w:rsidRPr="009B5560">
        <w:rPr>
          <w:rPrChange w:id="217" w:author="Iain Murray" w:date="2024-04-03T10:45:00Z">
            <w:rPr>
              <w:lang w:val="en-US"/>
            </w:rPr>
          </w:rPrChange>
        </w:rPr>
        <w:t xml:space="preserve"> JavaScript library that can be used for creating interactive maps. It is lightweight and gives a highly customisable means of showing historical events on </w:t>
      </w:r>
      <w:proofErr w:type="gramStart"/>
      <w:r w:rsidRPr="009B5560">
        <w:rPr>
          <w:rPrChange w:id="218" w:author="Iain Murray" w:date="2024-04-03T10:45:00Z">
            <w:rPr>
              <w:lang w:val="en-US"/>
            </w:rPr>
          </w:rPrChange>
        </w:rPr>
        <w:t>maps</w:t>
      </w:r>
      <w:proofErr w:type="gramEnd"/>
    </w:p>
    <w:p w14:paraId="5128B392" w14:textId="77777777" w:rsidR="0025309F" w:rsidRPr="009B5560" w:rsidRDefault="0025309F" w:rsidP="0025309F">
      <w:pPr>
        <w:rPr>
          <w:rPrChange w:id="219" w:author="Iain Murray" w:date="2024-04-03T10:45:00Z">
            <w:rPr>
              <w:lang w:val="en-US"/>
            </w:rPr>
          </w:rPrChange>
        </w:rPr>
      </w:pPr>
    </w:p>
    <w:p w14:paraId="2B4B4B24" w14:textId="4659A3C7" w:rsidR="0025309F" w:rsidRPr="009B5560" w:rsidRDefault="0025309F" w:rsidP="0025309F">
      <w:pPr>
        <w:rPr>
          <w:rPrChange w:id="220" w:author="Iain Murray" w:date="2024-04-03T10:45:00Z">
            <w:rPr>
              <w:lang w:val="en-US"/>
            </w:rPr>
          </w:rPrChange>
        </w:rPr>
      </w:pPr>
      <w:proofErr w:type="spellStart"/>
      <w:r w:rsidRPr="009B5560">
        <w:rPr>
          <w:rPrChange w:id="221" w:author="Iain Murray" w:date="2024-04-03T10:45:00Z">
            <w:rPr>
              <w:lang w:val="en-US"/>
            </w:rPr>
          </w:rPrChange>
        </w:rPr>
        <w:t>Mapbox</w:t>
      </w:r>
      <w:proofErr w:type="spellEnd"/>
      <w:r w:rsidRPr="009B5560">
        <w:rPr>
          <w:rPrChange w:id="222" w:author="Iain Murray" w:date="2024-04-03T10:45:00Z">
            <w:rPr>
              <w:lang w:val="en-US"/>
            </w:rPr>
          </w:rPrChange>
        </w:rPr>
        <w:t xml:space="preserve"> GL JS</w:t>
      </w:r>
      <w:r>
        <w:t>: this</w:t>
      </w:r>
      <w:r w:rsidRPr="009B5560">
        <w:rPr>
          <w:rPrChange w:id="223" w:author="Iain Murray" w:date="2024-04-03T10:45:00Z">
            <w:rPr>
              <w:lang w:val="en-US"/>
            </w:rPr>
          </w:rPrChange>
        </w:rPr>
        <w:t xml:space="preserve"> is a powerful JavaScript library. It can be used for producing user friendly and customisable maps. It has several advanced features like vector tile rendering, data-driven styling, and real-time data updates. The real time data update feature will make it applicable for use in dynamic events </w:t>
      </w:r>
      <w:proofErr w:type="gramStart"/>
      <w:r w:rsidRPr="009B5560">
        <w:rPr>
          <w:rPrChange w:id="224" w:author="Iain Murray" w:date="2024-04-03T10:45:00Z">
            <w:rPr>
              <w:lang w:val="en-US"/>
            </w:rPr>
          </w:rPrChange>
        </w:rPr>
        <w:t>visualisation</w:t>
      </w:r>
      <w:proofErr w:type="gramEnd"/>
    </w:p>
    <w:p w14:paraId="028E5C5A" w14:textId="77777777" w:rsidR="0025309F" w:rsidRPr="009B5560" w:rsidRDefault="0025309F" w:rsidP="0025309F">
      <w:pPr>
        <w:rPr>
          <w:rPrChange w:id="225" w:author="Iain Murray" w:date="2024-04-03T10:45:00Z">
            <w:rPr>
              <w:lang w:val="en-US"/>
            </w:rPr>
          </w:rPrChange>
        </w:rPr>
      </w:pPr>
    </w:p>
    <w:p w14:paraId="3C7A055B" w14:textId="5B7A4ABE" w:rsidR="0025309F" w:rsidRPr="009B5560" w:rsidRDefault="0025309F" w:rsidP="0025309F">
      <w:pPr>
        <w:rPr>
          <w:rPrChange w:id="226" w:author="Iain Murray" w:date="2024-04-03T10:45:00Z">
            <w:rPr>
              <w:lang w:val="en-US"/>
            </w:rPr>
          </w:rPrChange>
        </w:rPr>
      </w:pPr>
      <w:r w:rsidRPr="009B5560">
        <w:rPr>
          <w:rPrChange w:id="227" w:author="Iain Murray" w:date="2024-04-03T10:45:00Z">
            <w:rPr>
              <w:lang w:val="en-US"/>
            </w:rPr>
          </w:rPrChange>
        </w:rPr>
        <w:t>Google Maps JavaScript API</w:t>
      </w:r>
      <w:r>
        <w:t>: this</w:t>
      </w:r>
      <w:r w:rsidRPr="009B5560">
        <w:rPr>
          <w:rPrChange w:id="228" w:author="Iain Murray" w:date="2024-04-03T10:45:00Z">
            <w:rPr>
              <w:lang w:val="en-US"/>
            </w:rPr>
          </w:rPrChange>
        </w:rPr>
        <w:t xml:space="preserve"> offers a wide range of tools for embedding Google Maps into </w:t>
      </w:r>
      <w:proofErr w:type="gramStart"/>
      <w:r w:rsidRPr="009B5560">
        <w:rPr>
          <w:rPrChange w:id="229" w:author="Iain Murray" w:date="2024-04-03T10:45:00Z">
            <w:rPr>
              <w:lang w:val="en-US"/>
            </w:rPr>
          </w:rPrChange>
        </w:rPr>
        <w:t>web based</w:t>
      </w:r>
      <w:proofErr w:type="gramEnd"/>
      <w:r w:rsidRPr="009B5560">
        <w:rPr>
          <w:rPrChange w:id="230" w:author="Iain Murray" w:date="2024-04-03T10:45:00Z">
            <w:rPr>
              <w:lang w:val="en-US"/>
            </w:rPr>
          </w:rPrChange>
        </w:rPr>
        <w:t xml:space="preserve"> applications. It offers a good alternative to the </w:t>
      </w:r>
      <w:proofErr w:type="spellStart"/>
      <w:r w:rsidRPr="009B5560">
        <w:rPr>
          <w:rPrChange w:id="231" w:author="Iain Murray" w:date="2024-04-03T10:45:00Z">
            <w:rPr>
              <w:lang w:val="en-US"/>
            </w:rPr>
          </w:rPrChange>
        </w:rPr>
        <w:t>Streamlit</w:t>
      </w:r>
      <w:proofErr w:type="spellEnd"/>
      <w:r w:rsidRPr="009B5560">
        <w:rPr>
          <w:rPrChange w:id="232" w:author="Iain Murray" w:date="2024-04-03T10:45:00Z">
            <w:rPr>
              <w:lang w:val="en-US"/>
            </w:rPr>
          </w:rPrChange>
        </w:rPr>
        <w:t xml:space="preserve"> used in this project.</w:t>
      </w:r>
    </w:p>
    <w:p w14:paraId="302C3B8B" w14:textId="77777777" w:rsidR="0025309F" w:rsidRPr="009B5560" w:rsidRDefault="0025309F" w:rsidP="0025309F">
      <w:pPr>
        <w:rPr>
          <w:rPrChange w:id="233" w:author="Iain Murray" w:date="2024-04-03T10:45:00Z">
            <w:rPr>
              <w:lang w:val="en-US"/>
            </w:rPr>
          </w:rPrChange>
        </w:rPr>
      </w:pPr>
    </w:p>
    <w:p w14:paraId="386FAF6A" w14:textId="4797A022" w:rsidR="0025309F" w:rsidRPr="009B5560" w:rsidRDefault="0025309F" w:rsidP="0025309F">
      <w:pPr>
        <w:rPr>
          <w:rPrChange w:id="234" w:author="Iain Murray" w:date="2024-04-03T10:45:00Z">
            <w:rPr>
              <w:lang w:val="en-US"/>
            </w:rPr>
          </w:rPrChange>
        </w:rPr>
      </w:pPr>
      <w:r w:rsidRPr="009B5560">
        <w:rPr>
          <w:rPrChange w:id="235" w:author="Iain Murray" w:date="2024-04-03T10:45:00Z">
            <w:rPr>
              <w:lang w:val="en-US"/>
            </w:rPr>
          </w:rPrChange>
        </w:rPr>
        <w:t>D3.js</w:t>
      </w:r>
      <w:r>
        <w:t>: t</w:t>
      </w:r>
      <w:r w:rsidRPr="009B5560">
        <w:rPr>
          <w:rPrChange w:id="236" w:author="Iain Murray" w:date="2024-04-03T10:45:00Z">
            <w:rPr>
              <w:lang w:val="en-US"/>
            </w:rPr>
          </w:rPrChange>
        </w:rPr>
        <w:t>his</w:t>
      </w:r>
      <w:r>
        <w:t xml:space="preserve"> is</w:t>
      </w:r>
      <w:r w:rsidRPr="009B5560">
        <w:rPr>
          <w:rPrChange w:id="237" w:author="Iain Murray" w:date="2024-04-03T10:45:00Z">
            <w:rPr>
              <w:lang w:val="en-US"/>
            </w:rPr>
          </w:rPrChange>
        </w:rPr>
        <w:t xml:space="preserve"> a JavaScript library widely used for data visualisation. It provides functionalities for creating choropleth maps which can be used for historical events visualisation.</w:t>
      </w:r>
    </w:p>
    <w:p w14:paraId="2FA95425" w14:textId="77777777" w:rsidR="0025309F" w:rsidRPr="009B5560" w:rsidRDefault="0025309F" w:rsidP="0025309F">
      <w:pPr>
        <w:rPr>
          <w:rPrChange w:id="238" w:author="Iain Murray" w:date="2024-04-03T10:45:00Z">
            <w:rPr>
              <w:lang w:val="en-US"/>
            </w:rPr>
          </w:rPrChange>
        </w:rPr>
      </w:pPr>
    </w:p>
    <w:p w14:paraId="6FE85D50" w14:textId="5155D63C" w:rsidR="0025309F" w:rsidRPr="009B5560" w:rsidRDefault="0025309F" w:rsidP="0025309F">
      <w:pPr>
        <w:rPr>
          <w:rPrChange w:id="239" w:author="Iain Murray" w:date="2024-04-03T10:45:00Z">
            <w:rPr>
              <w:lang w:val="en-US"/>
            </w:rPr>
          </w:rPrChange>
        </w:rPr>
      </w:pPr>
      <w:proofErr w:type="spellStart"/>
      <w:r w:rsidRPr="009B5560">
        <w:rPr>
          <w:rPrChange w:id="240" w:author="Iain Murray" w:date="2024-04-03T10:45:00Z">
            <w:rPr>
              <w:lang w:val="en-US"/>
            </w:rPr>
          </w:rPrChange>
        </w:rPr>
        <w:t>OpenLayers</w:t>
      </w:r>
      <w:proofErr w:type="spellEnd"/>
      <w:r>
        <w:t xml:space="preserve">: </w:t>
      </w:r>
      <w:r w:rsidRPr="009B5560">
        <w:rPr>
          <w:rPrChange w:id="241" w:author="Iain Murray" w:date="2024-04-03T10:45:00Z">
            <w:rPr>
              <w:lang w:val="en-US"/>
            </w:rPr>
          </w:rPrChange>
        </w:rPr>
        <w:t xml:space="preserve">This is an open-source JavaScript library used for creating </w:t>
      </w:r>
      <w:proofErr w:type="gramStart"/>
      <w:r w:rsidRPr="009B5560">
        <w:rPr>
          <w:rPrChange w:id="242" w:author="Iain Murray" w:date="2024-04-03T10:45:00Z">
            <w:rPr>
              <w:lang w:val="en-US"/>
            </w:rPr>
          </w:rPrChange>
        </w:rPr>
        <w:t>web based</w:t>
      </w:r>
      <w:proofErr w:type="gramEnd"/>
      <w:r w:rsidRPr="009B5560">
        <w:rPr>
          <w:rPrChange w:id="243" w:author="Iain Murray" w:date="2024-04-03T10:45:00Z">
            <w:rPr>
              <w:lang w:val="en-US"/>
            </w:rPr>
          </w:rPrChange>
        </w:rPr>
        <w:t xml:space="preserve"> maps in browsers.</w:t>
      </w:r>
    </w:p>
    <w:p w14:paraId="4050BCF9" w14:textId="77777777" w:rsidR="0025309F" w:rsidRPr="009B5560" w:rsidRDefault="0025309F" w:rsidP="0025309F">
      <w:pPr>
        <w:rPr>
          <w:rPrChange w:id="244" w:author="Iain Murray" w:date="2024-04-03T10:45:00Z">
            <w:rPr>
              <w:lang w:val="en-US"/>
            </w:rPr>
          </w:rPrChange>
        </w:rPr>
      </w:pPr>
    </w:p>
    <w:p w14:paraId="746E807C" w14:textId="592D4405" w:rsidR="0025309F" w:rsidRPr="009B5560" w:rsidRDefault="0025309F" w:rsidP="0025309F">
      <w:pPr>
        <w:rPr>
          <w:rPrChange w:id="245" w:author="Iain Murray" w:date="2024-04-03T10:45:00Z">
            <w:rPr>
              <w:lang w:val="en-US"/>
            </w:rPr>
          </w:rPrChange>
        </w:rPr>
      </w:pPr>
      <w:r w:rsidRPr="009B5560">
        <w:rPr>
          <w:rPrChange w:id="246" w:author="Iain Murray" w:date="2024-04-03T10:45:00Z">
            <w:rPr>
              <w:lang w:val="en-US"/>
            </w:rPr>
          </w:rPrChange>
        </w:rPr>
        <w:t xml:space="preserve">Of these solutions, if I </w:t>
      </w:r>
      <w:proofErr w:type="gramStart"/>
      <w:r w:rsidRPr="009B5560">
        <w:rPr>
          <w:rPrChange w:id="247" w:author="Iain Murray" w:date="2024-04-03T10:45:00Z">
            <w:rPr>
              <w:lang w:val="en-US"/>
            </w:rPr>
          </w:rPrChange>
        </w:rPr>
        <w:t>am able to</w:t>
      </w:r>
      <w:proofErr w:type="gramEnd"/>
      <w:r w:rsidRPr="009B5560">
        <w:rPr>
          <w:rPrChange w:id="248" w:author="Iain Murray" w:date="2024-04-03T10:45:00Z">
            <w:rPr>
              <w:lang w:val="en-US"/>
            </w:rPr>
          </w:rPrChange>
        </w:rPr>
        <w:t xml:space="preserve"> carry out this project all over again, I will try to test the use of Leaflet.js as I </w:t>
      </w:r>
      <w:r>
        <w:t>would</w:t>
      </w:r>
      <w:r w:rsidRPr="009B5560">
        <w:rPr>
          <w:rPrChange w:id="249" w:author="Iain Murray" w:date="2024-04-03T10:45:00Z">
            <w:rPr>
              <w:lang w:val="en-US"/>
            </w:rPr>
          </w:rPrChange>
        </w:rPr>
        <w:t xml:space="preserve"> like to include a </w:t>
      </w:r>
      <w:r>
        <w:t>P</w:t>
      </w:r>
      <w:r w:rsidRPr="009B5560">
        <w:rPr>
          <w:rPrChange w:id="250" w:author="Iain Murray" w:date="2024-04-03T10:45:00Z">
            <w:rPr>
              <w:lang w:val="en-US"/>
            </w:rPr>
          </w:rPrChange>
        </w:rPr>
        <w:t>lay button that allows me to slowly watch the progression of happenings in historical event alongside the time</w:t>
      </w:r>
      <w:r>
        <w:t>-</w:t>
      </w:r>
      <w:r w:rsidRPr="009B5560">
        <w:rPr>
          <w:rPrChange w:id="251" w:author="Iain Murray" w:date="2024-04-03T10:45:00Z">
            <w:rPr>
              <w:lang w:val="en-US"/>
            </w:rPr>
          </w:rPrChange>
        </w:rPr>
        <w:t xml:space="preserve">based slider that I used for this project. </w:t>
      </w:r>
    </w:p>
    <w:p w14:paraId="4E4401B1" w14:textId="77777777" w:rsidR="0025309F" w:rsidRPr="009B5560" w:rsidRDefault="0025309F" w:rsidP="0025309F">
      <w:pPr>
        <w:rPr>
          <w:rPrChange w:id="252" w:author="Iain Murray" w:date="2024-04-03T10:45:00Z">
            <w:rPr>
              <w:lang w:val="en-US"/>
            </w:rPr>
          </w:rPrChange>
        </w:rPr>
      </w:pPr>
    </w:p>
    <w:p w14:paraId="2201CBD4" w14:textId="79775527" w:rsidR="0025309F" w:rsidRPr="009B5560" w:rsidRDefault="00E77210" w:rsidP="00E77210">
      <w:pPr>
        <w:pStyle w:val="Heading2"/>
        <w:numPr>
          <w:ilvl w:val="0"/>
          <w:numId w:val="0"/>
        </w:numPr>
        <w:rPr>
          <w:color w:val="000000"/>
          <w:sz w:val="20"/>
          <w:szCs w:val="20"/>
          <w:lang w:val="en-GB"/>
          <w:rPrChange w:id="253" w:author="Iain Murray" w:date="2024-04-03T10:45:00Z">
            <w:rPr>
              <w:color w:val="000000"/>
              <w:sz w:val="20"/>
              <w:szCs w:val="20"/>
            </w:rPr>
          </w:rPrChange>
        </w:rPr>
      </w:pPr>
      <w:r>
        <w:rPr>
          <w:color w:val="000000"/>
          <w:sz w:val="20"/>
          <w:szCs w:val="20"/>
          <w:lang w:val="en-GB"/>
        </w:rPr>
        <w:t>4.7</w:t>
      </w:r>
      <w:r>
        <w:rPr>
          <w:color w:val="000000"/>
          <w:sz w:val="20"/>
          <w:szCs w:val="20"/>
          <w:lang w:val="en-GB"/>
        </w:rPr>
        <w:tab/>
      </w:r>
      <w:r w:rsidR="0025309F" w:rsidRPr="009B5560">
        <w:rPr>
          <w:color w:val="000000"/>
          <w:sz w:val="20"/>
          <w:szCs w:val="20"/>
          <w:lang w:val="en-GB"/>
          <w:rPrChange w:id="254" w:author="Iain Murray" w:date="2024-04-03T10:45:00Z">
            <w:rPr>
              <w:color w:val="000000"/>
              <w:sz w:val="20"/>
              <w:szCs w:val="20"/>
            </w:rPr>
          </w:rPrChange>
        </w:rPr>
        <w:t>Things to consider working on</w:t>
      </w:r>
    </w:p>
    <w:p w14:paraId="39F54667" w14:textId="77777777" w:rsidR="0025309F" w:rsidRPr="009B5560" w:rsidRDefault="0025309F" w:rsidP="0025309F">
      <w:pPr>
        <w:rPr>
          <w:color w:val="000000"/>
          <w:szCs w:val="19"/>
        </w:rPr>
      </w:pPr>
      <w:r w:rsidRPr="009B5560">
        <w:rPr>
          <w:color w:val="000000"/>
          <w:szCs w:val="19"/>
        </w:rPr>
        <w:t>Due to time constraints the following were not fully catered for. However, other researchers considering further work on this project could do the following:</w:t>
      </w:r>
    </w:p>
    <w:p w14:paraId="119AB4B6" w14:textId="77777777" w:rsidR="0025309F" w:rsidRPr="009B5560" w:rsidRDefault="0025309F" w:rsidP="0025309F">
      <w:pPr>
        <w:rPr>
          <w:color w:val="000000"/>
          <w:szCs w:val="19"/>
        </w:rPr>
      </w:pPr>
    </w:p>
    <w:p w14:paraId="7713750B" w14:textId="77777777" w:rsidR="0025309F" w:rsidRPr="009B5560" w:rsidRDefault="0025309F" w:rsidP="0025309F">
      <w:pPr>
        <w:rPr>
          <w:color w:val="000000"/>
          <w:szCs w:val="19"/>
        </w:rPr>
      </w:pPr>
    </w:p>
    <w:p w14:paraId="407E1969" w14:textId="46C9BBF0" w:rsidR="0025309F" w:rsidRPr="006C1F6C" w:rsidRDefault="000F3605" w:rsidP="0025309F">
      <w:pPr>
        <w:rPr>
          <w:b/>
          <w:bCs/>
          <w:rPrChange w:id="255" w:author="Iain Murray" w:date="2024-04-03T11:02:00Z">
            <w:rPr/>
          </w:rPrChange>
        </w:rPr>
      </w:pPr>
      <w:r>
        <w:rPr>
          <w:b/>
          <w:bCs/>
        </w:rPr>
        <w:t>4.7.1</w:t>
      </w:r>
      <w:r>
        <w:rPr>
          <w:b/>
          <w:bCs/>
        </w:rPr>
        <w:tab/>
      </w:r>
      <w:r w:rsidR="0025309F" w:rsidRPr="006C1F6C">
        <w:rPr>
          <w:b/>
          <w:bCs/>
          <w:rPrChange w:id="256" w:author="Iain Murray" w:date="2024-04-03T11:02:00Z">
            <w:rPr/>
          </w:rPrChange>
        </w:rPr>
        <w:t>User Testing</w:t>
      </w:r>
    </w:p>
    <w:p w14:paraId="40A1B912" w14:textId="77777777" w:rsidR="0025309F" w:rsidRPr="009B5560" w:rsidRDefault="0025309F" w:rsidP="0025309F"/>
    <w:p w14:paraId="1745BEE9" w14:textId="77777777" w:rsidR="0025309F" w:rsidRPr="009B5560" w:rsidRDefault="0025309F" w:rsidP="0025309F">
      <w:r w:rsidRPr="009B5560">
        <w:t>Aside myself that tested and my supervisor that observed the testing process, external users were not employed to test the app. This would have afforded other users the opportunity to evaluate the usability and effectiveness of the historical simulation tool. The resultant effect will be that specific visualisation tasks that will be performed by users based on a structured testing protocol will help to further assess the key functionalities and features of the system.</w:t>
      </w:r>
    </w:p>
    <w:p w14:paraId="69B99C2D" w14:textId="77777777" w:rsidR="0025309F" w:rsidRPr="009B5560" w:rsidRDefault="0025309F" w:rsidP="0025309F"/>
    <w:p w14:paraId="2D5EEDF0" w14:textId="77777777" w:rsidR="000F3605" w:rsidRDefault="000F3605" w:rsidP="0025309F">
      <w:pPr>
        <w:rPr>
          <w:b/>
          <w:bCs/>
        </w:rPr>
      </w:pPr>
    </w:p>
    <w:p w14:paraId="10A958A5" w14:textId="09F594ED" w:rsidR="0025309F" w:rsidRPr="006C1F6C" w:rsidRDefault="000F3605" w:rsidP="0025309F">
      <w:pPr>
        <w:rPr>
          <w:b/>
          <w:bCs/>
          <w:rPrChange w:id="257" w:author="Iain Murray" w:date="2024-04-03T11:02:00Z">
            <w:rPr/>
          </w:rPrChange>
        </w:rPr>
      </w:pPr>
      <w:r>
        <w:rPr>
          <w:b/>
          <w:bCs/>
        </w:rPr>
        <w:t>4.7.2</w:t>
      </w:r>
      <w:r w:rsidR="0025309F" w:rsidRPr="006C1F6C">
        <w:rPr>
          <w:b/>
          <w:bCs/>
          <w:rPrChange w:id="258" w:author="Iain Murray" w:date="2024-04-03T11:02:00Z">
            <w:rPr/>
          </w:rPrChange>
        </w:rPr>
        <w:t xml:space="preserve"> Data Analysis</w:t>
      </w:r>
    </w:p>
    <w:p w14:paraId="4BBA73CE" w14:textId="77777777" w:rsidR="0025309F" w:rsidRPr="009B5560" w:rsidRDefault="0025309F" w:rsidP="0025309F"/>
    <w:p w14:paraId="4AF972B6" w14:textId="77777777" w:rsidR="0025309F" w:rsidRPr="009B5560" w:rsidRDefault="0025309F" w:rsidP="0025309F">
      <w:r w:rsidRPr="009B5560">
        <w:t xml:space="preserve">Analysis of data collected from user testing sessions to identify common themes, patterns, and issues related to system usability and functionality was not carried out. There is need for further work on the development of quantitative metrics. This metrics includes but not limited to app response time, performance of the visualisation and interaction buttons, effect of poor internet bandwidth on the system, performance under heavy load request from </w:t>
      </w:r>
      <w:proofErr w:type="gramStart"/>
      <w:r w:rsidRPr="009B5560">
        <w:t>a large number of</w:t>
      </w:r>
      <w:proofErr w:type="gramEnd"/>
      <w:r w:rsidRPr="009B5560">
        <w:t xml:space="preserve"> users, overall users experience amongst others. </w:t>
      </w:r>
    </w:p>
    <w:p w14:paraId="5EB297E4" w14:textId="77777777" w:rsidR="0025309F" w:rsidRPr="009B5560" w:rsidRDefault="0025309F" w:rsidP="0025309F"/>
    <w:p w14:paraId="0479F5A0" w14:textId="77777777" w:rsidR="0025309F" w:rsidRPr="009B5560" w:rsidRDefault="0025309F" w:rsidP="0025309F">
      <w:r w:rsidRPr="009B5560">
        <w:t>Analysis of such metrics will better help to assess the efficiency and effectiveness of the system.</w:t>
      </w:r>
    </w:p>
    <w:p w14:paraId="55D0AEE6" w14:textId="77777777" w:rsidR="0025309F" w:rsidRPr="009B5560" w:rsidRDefault="0025309F" w:rsidP="0025309F">
      <w:r w:rsidRPr="009B5560">
        <w:t>Also, likely areas of improvement for the system can be easily identified through the user testing process.</w:t>
      </w:r>
    </w:p>
    <w:p w14:paraId="41D29B1A" w14:textId="236E1195" w:rsidR="0025309F" w:rsidRPr="009B5560" w:rsidRDefault="0025309F" w:rsidP="0025309F">
      <w:r w:rsidRPr="009B5560">
        <w:t xml:space="preserve">Furthermore, ethical consideration was not carried out as extensive users testing was not done. Obtaining informed consents from participants in the testing process, ensuring confidentiality of provided participant data, prioritising the well-being of </w:t>
      </w:r>
      <w:proofErr w:type="gramStart"/>
      <w:r w:rsidRPr="009B5560">
        <w:t>participants</w:t>
      </w:r>
      <w:proofErr w:type="gramEnd"/>
      <w:r w:rsidRPr="009B5560">
        <w:t xml:space="preserve"> and seeking approval from the relevant authorising authority in the School of Data Science and Engineering needs to be sought to comply with ethical consideration.</w:t>
      </w:r>
    </w:p>
    <w:p w14:paraId="596BE189" w14:textId="77777777" w:rsidR="0025309F" w:rsidRPr="009B5560" w:rsidRDefault="0025309F" w:rsidP="00121B27">
      <w:pPr>
        <w:pStyle w:val="NormalWeb"/>
        <w:spacing w:before="0" w:after="0"/>
        <w:jc w:val="both"/>
        <w:rPr>
          <w:sz w:val="20"/>
          <w:szCs w:val="19"/>
        </w:rPr>
      </w:pPr>
    </w:p>
    <w:p w14:paraId="38FA5474" w14:textId="77777777" w:rsidR="00121B27" w:rsidRPr="00121B27" w:rsidRDefault="00121B27" w:rsidP="00F5173A">
      <w:pPr>
        <w:rPr>
          <w:color w:val="000000" w:themeColor="text1"/>
        </w:rPr>
      </w:pPr>
    </w:p>
    <w:p w14:paraId="71FE1539" w14:textId="2D8BE4CA" w:rsidR="00FB069D" w:rsidRPr="000F3605" w:rsidRDefault="00FB069D" w:rsidP="00FB069D">
      <w:pPr>
        <w:rPr>
          <w:b/>
          <w:bCs/>
          <w:color w:val="000000" w:themeColor="text1"/>
          <w:szCs w:val="19"/>
        </w:rPr>
      </w:pPr>
      <w:r w:rsidRPr="000F3605">
        <w:rPr>
          <w:b/>
          <w:bCs/>
          <w:color w:val="000000" w:themeColor="text1"/>
        </w:rPr>
        <w:t xml:space="preserve">5 </w:t>
      </w:r>
      <w:r w:rsidRPr="000F3605">
        <w:rPr>
          <w:b/>
          <w:bCs/>
          <w:color w:val="000000" w:themeColor="text1"/>
          <w:szCs w:val="19"/>
        </w:rPr>
        <w:t>Implementation and Testing</w:t>
      </w:r>
    </w:p>
    <w:p w14:paraId="3B8128D6" w14:textId="77777777" w:rsidR="00FB069D" w:rsidRPr="00121B27" w:rsidRDefault="00FB069D" w:rsidP="00FB069D">
      <w:pPr>
        <w:rPr>
          <w:color w:val="000000" w:themeColor="text1"/>
          <w:szCs w:val="19"/>
        </w:rPr>
      </w:pPr>
    </w:p>
    <w:p w14:paraId="650880C4" w14:textId="77777777" w:rsidR="00FB069D" w:rsidRPr="000F3605" w:rsidRDefault="00FB069D" w:rsidP="00FB069D">
      <w:pPr>
        <w:rPr>
          <w:b/>
          <w:bCs/>
          <w:color w:val="000000" w:themeColor="text1"/>
          <w:szCs w:val="19"/>
        </w:rPr>
      </w:pPr>
      <w:r w:rsidRPr="000F3605">
        <w:rPr>
          <w:b/>
          <w:bCs/>
          <w:color w:val="000000" w:themeColor="text1"/>
          <w:szCs w:val="19"/>
        </w:rPr>
        <w:t>5.1 Overview</w:t>
      </w:r>
    </w:p>
    <w:p w14:paraId="1240D60B" w14:textId="77777777" w:rsidR="00FB069D" w:rsidRPr="00121B27" w:rsidRDefault="00FB069D" w:rsidP="00FB069D">
      <w:pPr>
        <w:rPr>
          <w:color w:val="000000" w:themeColor="text1"/>
          <w:szCs w:val="19"/>
        </w:rPr>
      </w:pPr>
    </w:p>
    <w:p w14:paraId="5C601A9E" w14:textId="1E7D149C" w:rsidR="00FB069D" w:rsidRPr="00121B27" w:rsidRDefault="00FB069D" w:rsidP="00FB069D">
      <w:pPr>
        <w:rPr>
          <w:color w:val="000000" w:themeColor="text1"/>
          <w:szCs w:val="19"/>
        </w:rPr>
      </w:pPr>
      <w:r w:rsidRPr="00121B27">
        <w:rPr>
          <w:color w:val="000000" w:themeColor="text1"/>
          <w:szCs w:val="19"/>
        </w:rPr>
        <w:t xml:space="preserve">The implementation of the simulation involved several key stages, such as data collection/gathering, database modelling, Database setup in the AWS cloud and integration of the database to MySQL </w:t>
      </w:r>
      <w:r w:rsidR="00C6588D" w:rsidRPr="00121B27">
        <w:rPr>
          <w:color w:val="000000" w:themeColor="text1"/>
          <w:szCs w:val="19"/>
        </w:rPr>
        <w:t>W</w:t>
      </w:r>
      <w:r w:rsidRPr="00121B27">
        <w:rPr>
          <w:color w:val="000000" w:themeColor="text1"/>
          <w:szCs w:val="19"/>
        </w:rPr>
        <w:t xml:space="preserve">orkbench, conversion of data </w:t>
      </w:r>
      <w:r w:rsidR="00880992" w:rsidRPr="00121B27">
        <w:rPr>
          <w:color w:val="000000" w:themeColor="text1"/>
          <w:szCs w:val="19"/>
        </w:rPr>
        <w:t xml:space="preserve">in MySQL </w:t>
      </w:r>
      <w:r w:rsidR="00C6588D" w:rsidRPr="00121B27">
        <w:rPr>
          <w:color w:val="000000" w:themeColor="text1"/>
          <w:szCs w:val="19"/>
        </w:rPr>
        <w:t>W</w:t>
      </w:r>
      <w:r w:rsidR="00880992" w:rsidRPr="00121B27">
        <w:rPr>
          <w:color w:val="000000" w:themeColor="text1"/>
          <w:szCs w:val="19"/>
        </w:rPr>
        <w:t xml:space="preserve">orkbench </w:t>
      </w:r>
      <w:r w:rsidRPr="00121B27">
        <w:rPr>
          <w:color w:val="000000" w:themeColor="text1"/>
          <w:szCs w:val="19"/>
        </w:rPr>
        <w:t xml:space="preserve">to JSON datatype, writing and running </w:t>
      </w:r>
      <w:r w:rsidR="009B15A5" w:rsidRPr="00121B27">
        <w:rPr>
          <w:color w:val="000000" w:themeColor="text1"/>
          <w:szCs w:val="19"/>
        </w:rPr>
        <w:t xml:space="preserve">the Python script for the </w:t>
      </w:r>
      <w:proofErr w:type="spellStart"/>
      <w:r w:rsidR="009B5560" w:rsidRPr="00121B27">
        <w:rPr>
          <w:color w:val="000000" w:themeColor="text1"/>
          <w:szCs w:val="19"/>
        </w:rPr>
        <w:t>Streamlit</w:t>
      </w:r>
      <w:proofErr w:type="spellEnd"/>
      <w:r w:rsidR="009B5560" w:rsidRPr="00121B27">
        <w:rPr>
          <w:color w:val="000000" w:themeColor="text1"/>
          <w:szCs w:val="19"/>
        </w:rPr>
        <w:t xml:space="preserve"> </w:t>
      </w:r>
      <w:r w:rsidR="009B15A5" w:rsidRPr="00121B27">
        <w:rPr>
          <w:color w:val="000000" w:themeColor="text1"/>
          <w:szCs w:val="19"/>
        </w:rPr>
        <w:t>app,</w:t>
      </w:r>
      <w:r w:rsidRPr="00121B27">
        <w:rPr>
          <w:color w:val="000000" w:themeColor="text1"/>
          <w:szCs w:val="19"/>
        </w:rPr>
        <w:t xml:space="preserve"> and testing. Throughout the implementation process, agile methodologies and iterative development </w:t>
      </w:r>
      <w:r w:rsidRPr="00121B27">
        <w:rPr>
          <w:color w:val="000000" w:themeColor="text1"/>
          <w:szCs w:val="19"/>
        </w:rPr>
        <w:lastRenderedPageBreak/>
        <w:t>practices were both employed to ensure flexibility and responsiveness to evolving requirements of different types of historical events.</w:t>
      </w:r>
    </w:p>
    <w:p w14:paraId="6DEA0932" w14:textId="77777777" w:rsidR="00FB069D" w:rsidRPr="00121B27" w:rsidRDefault="00FB069D" w:rsidP="00FB069D">
      <w:pPr>
        <w:rPr>
          <w:i/>
          <w:color w:val="FF0000"/>
          <w:szCs w:val="19"/>
        </w:rPr>
      </w:pPr>
    </w:p>
    <w:p w14:paraId="2050FD79" w14:textId="77777777" w:rsidR="00FB069D" w:rsidRPr="00121B27" w:rsidRDefault="00FB069D" w:rsidP="00FB069D">
      <w:pPr>
        <w:rPr>
          <w:i/>
          <w:color w:val="FF0000"/>
          <w:sz w:val="10"/>
          <w:szCs w:val="9"/>
        </w:rPr>
      </w:pPr>
    </w:p>
    <w:p w14:paraId="5E18D8BB" w14:textId="0A5CB158" w:rsidR="00FB069D" w:rsidRPr="000F3605" w:rsidRDefault="00FB069D" w:rsidP="00FB069D">
      <w:pPr>
        <w:rPr>
          <w:b/>
          <w:bCs/>
          <w:color w:val="000000" w:themeColor="text1"/>
          <w:szCs w:val="19"/>
        </w:rPr>
      </w:pPr>
      <w:r w:rsidRPr="000F3605">
        <w:rPr>
          <w:b/>
          <w:bCs/>
          <w:color w:val="000000" w:themeColor="text1"/>
          <w:szCs w:val="19"/>
        </w:rPr>
        <w:t>5.2</w:t>
      </w:r>
      <w:r w:rsidRPr="000F3605">
        <w:rPr>
          <w:b/>
          <w:bCs/>
          <w:i/>
          <w:color w:val="FF0000"/>
          <w:szCs w:val="19"/>
        </w:rPr>
        <w:t xml:space="preserve"> </w:t>
      </w:r>
      <w:r w:rsidRPr="000F3605">
        <w:rPr>
          <w:b/>
          <w:bCs/>
          <w:color w:val="000000" w:themeColor="text1"/>
          <w:szCs w:val="19"/>
        </w:rPr>
        <w:t>Data collection/</w:t>
      </w:r>
      <w:proofErr w:type="gramStart"/>
      <w:r w:rsidRPr="000F3605">
        <w:rPr>
          <w:b/>
          <w:bCs/>
          <w:color w:val="000000" w:themeColor="text1"/>
          <w:szCs w:val="19"/>
        </w:rPr>
        <w:t>gathering</w:t>
      </w:r>
      <w:proofErr w:type="gramEnd"/>
    </w:p>
    <w:p w14:paraId="28392437" w14:textId="77777777" w:rsidR="0055390E" w:rsidRPr="00121B27" w:rsidRDefault="0055390E" w:rsidP="00FB069D">
      <w:pPr>
        <w:rPr>
          <w:color w:val="000000" w:themeColor="text1"/>
          <w:szCs w:val="19"/>
        </w:rPr>
      </w:pPr>
    </w:p>
    <w:p w14:paraId="210C3578" w14:textId="0894D68C" w:rsidR="00FB069D" w:rsidRDefault="00FB069D" w:rsidP="00FB069D">
      <w:pPr>
        <w:rPr>
          <w:color w:val="000000" w:themeColor="text1"/>
          <w:szCs w:val="19"/>
        </w:rPr>
      </w:pPr>
      <w:r w:rsidRPr="00121B27">
        <w:rPr>
          <w:color w:val="000000" w:themeColor="text1"/>
          <w:szCs w:val="19"/>
        </w:rPr>
        <w:t xml:space="preserve">Google forms were </w:t>
      </w:r>
      <w:r w:rsidR="0055390E" w:rsidRPr="00121B27">
        <w:rPr>
          <w:color w:val="000000" w:themeColor="text1"/>
          <w:szCs w:val="19"/>
        </w:rPr>
        <w:t xml:space="preserve">deployed </w:t>
      </w:r>
      <w:r w:rsidRPr="00121B27">
        <w:rPr>
          <w:color w:val="000000" w:themeColor="text1"/>
          <w:szCs w:val="19"/>
        </w:rPr>
        <w:t xml:space="preserve">for </w:t>
      </w:r>
      <w:r w:rsidR="0055390E" w:rsidRPr="00121B27">
        <w:rPr>
          <w:color w:val="000000" w:themeColor="text1"/>
          <w:szCs w:val="19"/>
        </w:rPr>
        <w:t>the collation of historical data from various sources. It also offers easy usage</w:t>
      </w:r>
      <w:r w:rsidRPr="00121B27">
        <w:rPr>
          <w:color w:val="000000" w:themeColor="text1"/>
          <w:szCs w:val="19"/>
        </w:rPr>
        <w:t xml:space="preserve"> </w:t>
      </w:r>
      <w:r w:rsidR="0055390E" w:rsidRPr="00121B27">
        <w:rPr>
          <w:color w:val="000000" w:themeColor="text1"/>
          <w:szCs w:val="19"/>
        </w:rPr>
        <w:t xml:space="preserve">by future </w:t>
      </w:r>
      <w:r w:rsidRPr="00121B27">
        <w:rPr>
          <w:color w:val="000000" w:themeColor="text1"/>
          <w:szCs w:val="19"/>
        </w:rPr>
        <w:t xml:space="preserve">prospective </w:t>
      </w:r>
      <w:r w:rsidR="0055390E" w:rsidRPr="00121B27">
        <w:rPr>
          <w:color w:val="000000" w:themeColor="text1"/>
          <w:szCs w:val="19"/>
        </w:rPr>
        <w:t xml:space="preserve">software </w:t>
      </w:r>
      <w:r w:rsidRPr="00121B27">
        <w:rPr>
          <w:color w:val="000000" w:themeColor="text1"/>
          <w:szCs w:val="19"/>
        </w:rPr>
        <w:t xml:space="preserve">users. </w:t>
      </w:r>
    </w:p>
    <w:p w14:paraId="337E00C9" w14:textId="77777777" w:rsidR="000F3605" w:rsidRPr="00121B27" w:rsidRDefault="000F3605" w:rsidP="00FB069D">
      <w:pPr>
        <w:rPr>
          <w:color w:val="FF0000"/>
          <w:szCs w:val="19"/>
        </w:rPr>
      </w:pPr>
    </w:p>
    <w:p w14:paraId="6E3634A5" w14:textId="77777777" w:rsidR="00FB069D" w:rsidRPr="00121B27" w:rsidRDefault="00FB069D" w:rsidP="00FB069D">
      <w:pPr>
        <w:rPr>
          <w:i/>
          <w:color w:val="FF0000"/>
          <w:szCs w:val="19"/>
        </w:rPr>
      </w:pPr>
    </w:p>
    <w:p w14:paraId="466FAF49" w14:textId="249E7C10" w:rsidR="00FB069D" w:rsidRPr="000F3605" w:rsidRDefault="00FB069D" w:rsidP="00FB069D">
      <w:pPr>
        <w:rPr>
          <w:b/>
          <w:bCs/>
          <w:color w:val="000000" w:themeColor="text1"/>
          <w:szCs w:val="19"/>
        </w:rPr>
      </w:pPr>
      <w:r w:rsidRPr="000F3605">
        <w:rPr>
          <w:b/>
          <w:bCs/>
          <w:color w:val="000000" w:themeColor="text1"/>
          <w:szCs w:val="19"/>
        </w:rPr>
        <w:t>5.3 Database Setup</w:t>
      </w:r>
    </w:p>
    <w:p w14:paraId="4CFEF8F7" w14:textId="77777777" w:rsidR="00FB069D" w:rsidRPr="00121B27" w:rsidRDefault="00FB069D" w:rsidP="00FB069D">
      <w:pPr>
        <w:rPr>
          <w:color w:val="000000" w:themeColor="text1"/>
          <w:sz w:val="8"/>
          <w:szCs w:val="19"/>
        </w:rPr>
      </w:pPr>
    </w:p>
    <w:p w14:paraId="0233AFC9" w14:textId="68DE214D" w:rsidR="00A66861" w:rsidRPr="00121B27" w:rsidRDefault="00FB069D" w:rsidP="00FB069D">
      <w:pPr>
        <w:rPr>
          <w:color w:val="000000" w:themeColor="text1"/>
          <w:szCs w:val="19"/>
        </w:rPr>
      </w:pPr>
      <w:r w:rsidRPr="00121B27">
        <w:rPr>
          <w:color w:val="000000" w:themeColor="text1"/>
          <w:szCs w:val="19"/>
        </w:rPr>
        <w:t>A</w:t>
      </w:r>
      <w:r w:rsidR="001E38A7" w:rsidRPr="00121B27">
        <w:rPr>
          <w:color w:val="000000" w:themeColor="text1"/>
          <w:szCs w:val="19"/>
        </w:rPr>
        <w:t>n AWS</w:t>
      </w:r>
      <w:r w:rsidRPr="00121B27">
        <w:rPr>
          <w:color w:val="000000" w:themeColor="text1"/>
          <w:szCs w:val="19"/>
        </w:rPr>
        <w:t xml:space="preserve"> MySQL RDS </w:t>
      </w:r>
      <w:r w:rsidR="001E38A7" w:rsidRPr="00121B27">
        <w:rPr>
          <w:color w:val="000000" w:themeColor="text1"/>
          <w:szCs w:val="19"/>
        </w:rPr>
        <w:t xml:space="preserve">instance </w:t>
      </w:r>
      <w:r w:rsidRPr="00121B27">
        <w:rPr>
          <w:color w:val="000000" w:themeColor="text1"/>
          <w:szCs w:val="19"/>
        </w:rPr>
        <w:t xml:space="preserve">was </w:t>
      </w:r>
      <w:r w:rsidR="009B15A5" w:rsidRPr="00121B27">
        <w:rPr>
          <w:color w:val="000000" w:themeColor="text1"/>
          <w:szCs w:val="19"/>
        </w:rPr>
        <w:t xml:space="preserve">set up in the AWS cloud and linked with MySQL </w:t>
      </w:r>
      <w:r w:rsidR="00C6588D" w:rsidRPr="00121B27">
        <w:rPr>
          <w:color w:val="000000" w:themeColor="text1"/>
          <w:szCs w:val="19"/>
        </w:rPr>
        <w:t>W</w:t>
      </w:r>
      <w:r w:rsidR="009B15A5" w:rsidRPr="00121B27">
        <w:rPr>
          <w:color w:val="000000" w:themeColor="text1"/>
          <w:szCs w:val="19"/>
        </w:rPr>
        <w:t xml:space="preserve">orkbench. MySQL </w:t>
      </w:r>
      <w:r w:rsidR="00C6588D" w:rsidRPr="00121B27">
        <w:rPr>
          <w:color w:val="000000" w:themeColor="text1"/>
          <w:szCs w:val="19"/>
        </w:rPr>
        <w:t>W</w:t>
      </w:r>
      <w:r w:rsidR="009B15A5" w:rsidRPr="00121B27">
        <w:rPr>
          <w:color w:val="000000" w:themeColor="text1"/>
          <w:szCs w:val="19"/>
        </w:rPr>
        <w:t xml:space="preserve">orkbench was installed on the local machine, and the correct endpoint, </w:t>
      </w:r>
      <w:proofErr w:type="gramStart"/>
      <w:r w:rsidR="009B15A5" w:rsidRPr="00121B27">
        <w:rPr>
          <w:color w:val="000000" w:themeColor="text1"/>
          <w:szCs w:val="19"/>
        </w:rPr>
        <w:t>user name</w:t>
      </w:r>
      <w:proofErr w:type="gramEnd"/>
      <w:r w:rsidR="009B15A5" w:rsidRPr="00121B27">
        <w:rPr>
          <w:color w:val="000000" w:themeColor="text1"/>
          <w:szCs w:val="19"/>
        </w:rPr>
        <w:t>, and password generated from the created AWS RDS were used to access</w:t>
      </w:r>
      <w:r w:rsidR="0055390E" w:rsidRPr="00121B27">
        <w:rPr>
          <w:color w:val="000000" w:themeColor="text1"/>
          <w:szCs w:val="19"/>
        </w:rPr>
        <w:t xml:space="preserve"> the</w:t>
      </w:r>
      <w:r w:rsidRPr="00121B27">
        <w:rPr>
          <w:color w:val="000000" w:themeColor="text1"/>
          <w:szCs w:val="19"/>
        </w:rPr>
        <w:t xml:space="preserve"> database </w:t>
      </w:r>
      <w:r w:rsidR="0055390E" w:rsidRPr="00121B27">
        <w:rPr>
          <w:color w:val="000000" w:themeColor="text1"/>
          <w:szCs w:val="19"/>
        </w:rPr>
        <w:t>hosted in the AWS RDS cloud</w:t>
      </w:r>
      <w:r w:rsidR="00A66861" w:rsidRPr="00121B27">
        <w:rPr>
          <w:color w:val="000000" w:themeColor="text1"/>
          <w:szCs w:val="19"/>
        </w:rPr>
        <w:t>.</w:t>
      </w:r>
    </w:p>
    <w:p w14:paraId="1C4585DD" w14:textId="77777777" w:rsidR="001E38A7" w:rsidRPr="00121B27" w:rsidRDefault="001E38A7" w:rsidP="001E38A7">
      <w:pPr>
        <w:rPr>
          <w:color w:val="000000" w:themeColor="text1"/>
          <w:szCs w:val="19"/>
        </w:rPr>
      </w:pPr>
    </w:p>
    <w:p w14:paraId="1983F7BE" w14:textId="7F737307" w:rsidR="001E38A7" w:rsidRPr="00121B27" w:rsidRDefault="001E38A7" w:rsidP="001E38A7">
      <w:pPr>
        <w:rPr>
          <w:color w:val="000000" w:themeColor="text1"/>
          <w:szCs w:val="19"/>
        </w:rPr>
      </w:pPr>
      <w:r w:rsidRPr="00121B27">
        <w:rPr>
          <w:color w:val="000000" w:themeColor="text1"/>
          <w:szCs w:val="19"/>
        </w:rPr>
        <w:t xml:space="preserve">To create a DB instance, the following steps were carried out: </w:t>
      </w:r>
    </w:p>
    <w:p w14:paraId="0B10C3DD" w14:textId="77777777" w:rsidR="001E38A7" w:rsidRPr="00121B27" w:rsidRDefault="001E38A7" w:rsidP="001E38A7">
      <w:pPr>
        <w:rPr>
          <w:color w:val="000000" w:themeColor="text1"/>
          <w:szCs w:val="19"/>
        </w:rPr>
      </w:pPr>
    </w:p>
    <w:p w14:paraId="76C406AB" w14:textId="5692FFE3" w:rsidR="001E38A7" w:rsidRPr="00121B27" w:rsidRDefault="001E38A7" w:rsidP="001E38A7">
      <w:pPr>
        <w:pStyle w:val="ListParagraph"/>
        <w:numPr>
          <w:ilvl w:val="0"/>
          <w:numId w:val="42"/>
        </w:numPr>
        <w:rPr>
          <w:color w:val="000000" w:themeColor="text1"/>
          <w:szCs w:val="19"/>
        </w:rPr>
      </w:pPr>
      <w:r w:rsidRPr="00121B27">
        <w:rPr>
          <w:color w:val="000000" w:themeColor="text1"/>
          <w:szCs w:val="19"/>
        </w:rPr>
        <w:t>Sign in to the AWS Management Console and open the Amazon RDS console at https://console.aws.amazon.com/rds/.</w:t>
      </w:r>
    </w:p>
    <w:p w14:paraId="5940B55F" w14:textId="77777777" w:rsidR="001E38A7" w:rsidRPr="00121B27" w:rsidRDefault="001E38A7" w:rsidP="001E38A7">
      <w:pPr>
        <w:rPr>
          <w:color w:val="000000" w:themeColor="text1"/>
          <w:szCs w:val="19"/>
        </w:rPr>
      </w:pPr>
    </w:p>
    <w:p w14:paraId="227AE30B" w14:textId="20E4DC17" w:rsidR="001E38A7" w:rsidRPr="00121B27" w:rsidRDefault="001E38A7" w:rsidP="001E38A7">
      <w:pPr>
        <w:pStyle w:val="ListParagraph"/>
        <w:numPr>
          <w:ilvl w:val="0"/>
          <w:numId w:val="42"/>
        </w:numPr>
        <w:rPr>
          <w:color w:val="000000" w:themeColor="text1"/>
          <w:szCs w:val="19"/>
        </w:rPr>
      </w:pPr>
      <w:r w:rsidRPr="00121B27">
        <w:rPr>
          <w:color w:val="000000" w:themeColor="text1"/>
          <w:szCs w:val="19"/>
        </w:rPr>
        <w:t xml:space="preserve">In the upper-right corner of the Amazon RDS console, AWS region where the DB instance will be created was chosen. </w:t>
      </w:r>
    </w:p>
    <w:p w14:paraId="5F64D531" w14:textId="77777777" w:rsidR="001E38A7" w:rsidRPr="00121B27" w:rsidRDefault="001E38A7" w:rsidP="001E38A7">
      <w:pPr>
        <w:rPr>
          <w:color w:val="000000" w:themeColor="text1"/>
          <w:szCs w:val="19"/>
        </w:rPr>
      </w:pPr>
    </w:p>
    <w:p w14:paraId="3A539B7B" w14:textId="7C932156" w:rsidR="001E38A7" w:rsidRPr="00121B27" w:rsidRDefault="0055390E" w:rsidP="001E38A7">
      <w:pPr>
        <w:pStyle w:val="ListParagraph"/>
        <w:numPr>
          <w:ilvl w:val="0"/>
          <w:numId w:val="42"/>
        </w:numPr>
        <w:rPr>
          <w:color w:val="000000" w:themeColor="text1"/>
          <w:szCs w:val="19"/>
        </w:rPr>
      </w:pPr>
      <w:r w:rsidRPr="00121B27">
        <w:rPr>
          <w:color w:val="000000" w:themeColor="text1"/>
          <w:szCs w:val="19"/>
        </w:rPr>
        <w:t xml:space="preserve">In the navigation pane, </w:t>
      </w:r>
      <w:r w:rsidR="001E38A7" w:rsidRPr="00121B27">
        <w:rPr>
          <w:color w:val="000000" w:themeColor="text1"/>
          <w:szCs w:val="19"/>
        </w:rPr>
        <w:t>Databases</w:t>
      </w:r>
      <w:r w:rsidRPr="00121B27">
        <w:rPr>
          <w:color w:val="000000" w:themeColor="text1"/>
          <w:szCs w:val="19"/>
        </w:rPr>
        <w:t xml:space="preserve"> was selected</w:t>
      </w:r>
      <w:r w:rsidR="001E38A7" w:rsidRPr="00121B27">
        <w:rPr>
          <w:color w:val="000000" w:themeColor="text1"/>
          <w:szCs w:val="19"/>
        </w:rPr>
        <w:t>.</w:t>
      </w:r>
    </w:p>
    <w:p w14:paraId="34809FFE" w14:textId="77777777" w:rsidR="001E38A7" w:rsidRPr="00121B27" w:rsidRDefault="001E38A7" w:rsidP="001E38A7">
      <w:pPr>
        <w:rPr>
          <w:color w:val="000000" w:themeColor="text1"/>
          <w:szCs w:val="19"/>
        </w:rPr>
      </w:pPr>
    </w:p>
    <w:p w14:paraId="458692BD" w14:textId="00BE64F9" w:rsidR="001E38A7" w:rsidRPr="00121B27" w:rsidRDefault="001E38A7" w:rsidP="001E38A7">
      <w:pPr>
        <w:pStyle w:val="ListParagraph"/>
        <w:numPr>
          <w:ilvl w:val="0"/>
          <w:numId w:val="42"/>
        </w:numPr>
        <w:rPr>
          <w:color w:val="000000" w:themeColor="text1"/>
          <w:szCs w:val="19"/>
        </w:rPr>
      </w:pPr>
      <w:r w:rsidRPr="00121B27">
        <w:rPr>
          <w:color w:val="000000" w:themeColor="text1"/>
          <w:szCs w:val="19"/>
        </w:rPr>
        <w:t>Create databa</w:t>
      </w:r>
      <w:r w:rsidR="0055390E" w:rsidRPr="00121B27">
        <w:rPr>
          <w:color w:val="000000" w:themeColor="text1"/>
          <w:szCs w:val="19"/>
        </w:rPr>
        <w:t xml:space="preserve">se, then </w:t>
      </w:r>
      <w:r w:rsidRPr="00121B27">
        <w:rPr>
          <w:color w:val="000000" w:themeColor="text1"/>
          <w:szCs w:val="19"/>
        </w:rPr>
        <w:t>Standard create</w:t>
      </w:r>
      <w:r w:rsidR="0055390E" w:rsidRPr="00121B27">
        <w:rPr>
          <w:color w:val="000000" w:themeColor="text1"/>
          <w:szCs w:val="19"/>
        </w:rPr>
        <w:t xml:space="preserve"> were subsequently selected</w:t>
      </w:r>
      <w:r w:rsidRPr="00121B27">
        <w:rPr>
          <w:color w:val="000000" w:themeColor="text1"/>
          <w:szCs w:val="19"/>
        </w:rPr>
        <w:t>. The database engine to use was also selected as MySQL.</w:t>
      </w:r>
    </w:p>
    <w:p w14:paraId="5F7FB166" w14:textId="77777777" w:rsidR="000A697E" w:rsidRPr="00121B27" w:rsidRDefault="000A697E" w:rsidP="000A697E">
      <w:pPr>
        <w:rPr>
          <w:color w:val="000000" w:themeColor="text1"/>
          <w:szCs w:val="19"/>
        </w:rPr>
      </w:pPr>
    </w:p>
    <w:p w14:paraId="580E5033" w14:textId="3A95A9B8" w:rsidR="00121B27" w:rsidRPr="00121B27" w:rsidRDefault="000A697E" w:rsidP="00121B27">
      <w:pPr>
        <w:rPr>
          <w:color w:val="000000" w:themeColor="text1"/>
          <w:szCs w:val="19"/>
        </w:rPr>
      </w:pPr>
      <w:r w:rsidRPr="00121B27">
        <w:rPr>
          <w:color w:val="000000" w:themeColor="text1"/>
          <w:szCs w:val="19"/>
        </w:rPr>
        <w:t xml:space="preserve">Appendix 2 and Appendix 3 show the different database engines in AWS and how to connect </w:t>
      </w:r>
      <w:r w:rsidR="00121B27" w:rsidRPr="00121B27">
        <w:rPr>
          <w:color w:val="000000" w:themeColor="text1"/>
          <w:szCs w:val="19"/>
        </w:rPr>
        <w:t>AWS Database instance to MySQL Workbench.</w:t>
      </w:r>
    </w:p>
    <w:p w14:paraId="50F4961F" w14:textId="6DB7D5D5" w:rsidR="001E38A7" w:rsidRDefault="001E38A7" w:rsidP="00FB069D">
      <w:pPr>
        <w:rPr>
          <w:b/>
          <w:color w:val="000000" w:themeColor="text1"/>
          <w:szCs w:val="19"/>
        </w:rPr>
      </w:pPr>
    </w:p>
    <w:p w14:paraId="17F64EF2" w14:textId="77777777" w:rsidR="00121B27" w:rsidRDefault="00121B27" w:rsidP="00FB069D">
      <w:pPr>
        <w:rPr>
          <w:b/>
          <w:color w:val="000000" w:themeColor="text1"/>
          <w:szCs w:val="19"/>
        </w:rPr>
      </w:pPr>
    </w:p>
    <w:p w14:paraId="16D879C1" w14:textId="58311B4E" w:rsidR="00FB069D" w:rsidRPr="009B5560" w:rsidRDefault="00FB069D" w:rsidP="00FB069D">
      <w:pPr>
        <w:rPr>
          <w:b/>
          <w:bCs/>
          <w:color w:val="000000" w:themeColor="text1"/>
          <w:szCs w:val="19"/>
        </w:rPr>
      </w:pPr>
      <w:r w:rsidRPr="009B5560">
        <w:rPr>
          <w:b/>
          <w:bCs/>
          <w:color w:val="000000" w:themeColor="text1"/>
          <w:szCs w:val="19"/>
        </w:rPr>
        <w:t>5.4 Data Model</w:t>
      </w:r>
      <w:r w:rsidR="003426A9" w:rsidRPr="009B5560">
        <w:rPr>
          <w:b/>
          <w:bCs/>
          <w:color w:val="000000" w:themeColor="text1"/>
          <w:szCs w:val="19"/>
        </w:rPr>
        <w:t>l</w:t>
      </w:r>
      <w:r w:rsidRPr="009B5560">
        <w:rPr>
          <w:b/>
          <w:bCs/>
          <w:color w:val="000000" w:themeColor="text1"/>
          <w:szCs w:val="19"/>
        </w:rPr>
        <w:t>ing</w:t>
      </w:r>
    </w:p>
    <w:p w14:paraId="09C3A779" w14:textId="77777777" w:rsidR="00FB069D" w:rsidRPr="009B5560" w:rsidRDefault="00FB069D" w:rsidP="00FB069D">
      <w:pPr>
        <w:rPr>
          <w:color w:val="000000" w:themeColor="text1"/>
          <w:sz w:val="10"/>
          <w:szCs w:val="19"/>
        </w:rPr>
      </w:pPr>
    </w:p>
    <w:p w14:paraId="31FC95F0" w14:textId="121A1EB6" w:rsidR="00FB069D" w:rsidRPr="009B5560" w:rsidRDefault="00FB069D" w:rsidP="00FB069D">
      <w:pPr>
        <w:rPr>
          <w:color w:val="000000" w:themeColor="text1"/>
          <w:szCs w:val="19"/>
        </w:rPr>
      </w:pPr>
      <w:r w:rsidRPr="009B5560">
        <w:rPr>
          <w:color w:val="000000" w:themeColor="text1"/>
          <w:szCs w:val="19"/>
        </w:rPr>
        <w:t>With the database environment in place, the next phase focused on data modelling using Entity-Relationship (E-R) diagrams. The data model was refined based on feedback from my supervisor while also ensuring that historical datasets are accurately represented.</w:t>
      </w:r>
    </w:p>
    <w:p w14:paraId="4210EEE1" w14:textId="77777777" w:rsidR="00FB069D" w:rsidRPr="009B5560" w:rsidRDefault="00FB069D" w:rsidP="00FB069D">
      <w:pPr>
        <w:rPr>
          <w:b/>
          <w:i/>
          <w:color w:val="FF0000"/>
          <w:szCs w:val="19"/>
        </w:rPr>
      </w:pPr>
    </w:p>
    <w:p w14:paraId="4762E376" w14:textId="77777777" w:rsidR="009B67A7" w:rsidRPr="009B5560" w:rsidRDefault="009B67A7" w:rsidP="00FB069D">
      <w:pPr>
        <w:rPr>
          <w:b/>
          <w:color w:val="000000" w:themeColor="text1"/>
          <w:sz w:val="22"/>
          <w:szCs w:val="22"/>
        </w:rPr>
      </w:pPr>
    </w:p>
    <w:p w14:paraId="1EA90DA6" w14:textId="772F31E6" w:rsidR="00FB069D" w:rsidRPr="009B5560" w:rsidRDefault="00FB069D" w:rsidP="00FB069D">
      <w:pPr>
        <w:rPr>
          <w:b/>
          <w:color w:val="000000" w:themeColor="text1"/>
          <w:sz w:val="22"/>
          <w:szCs w:val="22"/>
        </w:rPr>
      </w:pPr>
      <w:r w:rsidRPr="009B5560">
        <w:rPr>
          <w:b/>
          <w:color w:val="000000" w:themeColor="text1"/>
          <w:sz w:val="22"/>
          <w:szCs w:val="22"/>
        </w:rPr>
        <w:t>5.</w:t>
      </w:r>
      <w:r w:rsidR="0068274C">
        <w:rPr>
          <w:b/>
          <w:color w:val="000000" w:themeColor="text1"/>
          <w:sz w:val="22"/>
          <w:szCs w:val="22"/>
        </w:rPr>
        <w:t>5</w:t>
      </w:r>
      <w:r w:rsidRPr="009B5560">
        <w:rPr>
          <w:b/>
          <w:color w:val="000000" w:themeColor="text1"/>
          <w:sz w:val="22"/>
          <w:szCs w:val="22"/>
        </w:rPr>
        <w:t xml:space="preserve"> App development</w:t>
      </w:r>
    </w:p>
    <w:p w14:paraId="567D5FF6" w14:textId="77777777" w:rsidR="00FB069D" w:rsidRPr="009B5560" w:rsidRDefault="00FB069D" w:rsidP="00FB069D">
      <w:pPr>
        <w:rPr>
          <w:color w:val="000000" w:themeColor="text1"/>
          <w:sz w:val="22"/>
          <w:szCs w:val="22"/>
        </w:rPr>
      </w:pPr>
    </w:p>
    <w:p w14:paraId="6D42386F" w14:textId="2F1AD7A0" w:rsidR="00DB3DAF" w:rsidRPr="009B5560" w:rsidRDefault="003C178E" w:rsidP="00FB069D">
      <w:pPr>
        <w:rPr>
          <w:color w:val="000000" w:themeColor="text1"/>
        </w:rPr>
      </w:pPr>
      <w:r w:rsidRPr="009B5560">
        <w:rPr>
          <w:color w:val="000000" w:themeColor="text1"/>
        </w:rPr>
        <w:t>Python code was used for converting .csv files</w:t>
      </w:r>
      <w:r w:rsidR="006B2421" w:rsidRPr="009B5560">
        <w:rPr>
          <w:color w:val="000000" w:themeColor="text1"/>
        </w:rPr>
        <w:t xml:space="preserve"> to JSON, </w:t>
      </w:r>
      <w:proofErr w:type="spellStart"/>
      <w:r w:rsidR="000F3605">
        <w:rPr>
          <w:color w:val="000000" w:themeColor="text1"/>
        </w:rPr>
        <w:t>S</w:t>
      </w:r>
      <w:r w:rsidR="006B2421" w:rsidRPr="009B5560">
        <w:rPr>
          <w:color w:val="000000" w:themeColor="text1"/>
        </w:rPr>
        <w:t>treamlit</w:t>
      </w:r>
      <w:proofErr w:type="spellEnd"/>
      <w:r w:rsidR="006B2421" w:rsidRPr="009B5560">
        <w:rPr>
          <w:color w:val="000000" w:themeColor="text1"/>
        </w:rPr>
        <w:t xml:space="preserve"> app </w:t>
      </w:r>
      <w:r w:rsidRPr="009B5560">
        <w:rPr>
          <w:color w:val="000000" w:themeColor="text1"/>
        </w:rPr>
        <w:t>was</w:t>
      </w:r>
      <w:r w:rsidR="006B2421" w:rsidRPr="009B5560">
        <w:rPr>
          <w:color w:val="000000" w:themeColor="text1"/>
        </w:rPr>
        <w:t xml:space="preserve"> </w:t>
      </w:r>
      <w:r w:rsidRPr="009B5560">
        <w:rPr>
          <w:color w:val="000000" w:themeColor="text1"/>
        </w:rPr>
        <w:t>used for getting the</w:t>
      </w:r>
      <w:r w:rsidR="006B2421" w:rsidRPr="009B5560">
        <w:rPr>
          <w:color w:val="000000" w:themeColor="text1"/>
        </w:rPr>
        <w:t xml:space="preserve"> required map </w:t>
      </w:r>
      <w:r w:rsidRPr="009B5560">
        <w:rPr>
          <w:color w:val="000000" w:themeColor="text1"/>
        </w:rPr>
        <w:t>visualisation</w:t>
      </w:r>
      <w:r w:rsidR="006B2421" w:rsidRPr="009B5560">
        <w:rPr>
          <w:color w:val="000000" w:themeColor="text1"/>
        </w:rPr>
        <w:t xml:space="preserve">. </w:t>
      </w:r>
      <w:r w:rsidR="00FB069D" w:rsidRPr="009B5560">
        <w:rPr>
          <w:color w:val="000000" w:themeColor="text1"/>
        </w:rPr>
        <w:t>Key functionalities implemented in</w:t>
      </w:r>
      <w:r w:rsidR="00DB3DAF" w:rsidRPr="009B5560">
        <w:rPr>
          <w:color w:val="000000" w:themeColor="text1"/>
        </w:rPr>
        <w:t xml:space="preserve"> the visualisation included ease user interaction and prompt </w:t>
      </w:r>
      <w:r w:rsidR="00FB069D" w:rsidRPr="009B5560">
        <w:rPr>
          <w:color w:val="000000" w:themeColor="text1"/>
        </w:rPr>
        <w:t>query processing</w:t>
      </w:r>
      <w:r w:rsidR="00DB3DAF" w:rsidRPr="009B5560">
        <w:rPr>
          <w:color w:val="000000" w:themeColor="text1"/>
        </w:rPr>
        <w:t>.</w:t>
      </w:r>
    </w:p>
    <w:p w14:paraId="4D1657EF" w14:textId="77777777" w:rsidR="00DB3DAF" w:rsidRPr="009B5560" w:rsidRDefault="00DB3DAF" w:rsidP="00FB069D">
      <w:pPr>
        <w:rPr>
          <w:color w:val="000000" w:themeColor="text1"/>
          <w:sz w:val="12"/>
        </w:rPr>
      </w:pPr>
    </w:p>
    <w:p w14:paraId="7C0BE43D" w14:textId="2BEB2E0A" w:rsidR="00E5729B" w:rsidRPr="009B5560" w:rsidRDefault="003C178E" w:rsidP="00FB069D">
      <w:pPr>
        <w:rPr>
          <w:color w:val="000000" w:themeColor="text1"/>
        </w:rPr>
      </w:pPr>
      <w:r w:rsidRPr="009B5560">
        <w:rPr>
          <w:color w:val="000000" w:themeColor="text1"/>
        </w:rPr>
        <w:t xml:space="preserve">Fig 5.2 and Fig5.3 shows code snippets used in the </w:t>
      </w:r>
      <w:r w:rsidR="00E5729B" w:rsidRPr="009B5560">
        <w:rPr>
          <w:color w:val="000000" w:themeColor="text1"/>
        </w:rPr>
        <w:t>streamlit_app.py.</w:t>
      </w:r>
    </w:p>
    <w:p w14:paraId="05588BD4" w14:textId="77777777" w:rsidR="00E5729B" w:rsidRPr="009B5560" w:rsidRDefault="00E5729B" w:rsidP="00FB069D">
      <w:pPr>
        <w:rPr>
          <w:color w:val="000000" w:themeColor="text1"/>
        </w:rPr>
      </w:pPr>
    </w:p>
    <w:p w14:paraId="535B626C" w14:textId="3496E79A" w:rsidR="00E5729B" w:rsidRPr="009B5560" w:rsidRDefault="00E5729B" w:rsidP="00E5729B">
      <w:pPr>
        <w:shd w:val="clear" w:color="auto" w:fill="1E1E1E"/>
        <w:spacing w:line="285" w:lineRule="atLeast"/>
        <w:jc w:val="left"/>
        <w:rPr>
          <w:color w:val="D4D4D4"/>
          <w:lang w:eastAsia="en-US"/>
          <w:rPrChange w:id="259" w:author="Iain Murray" w:date="2024-04-03T10:45:00Z">
            <w:rPr>
              <w:color w:val="D4D4D4"/>
              <w:lang w:val="en-US" w:eastAsia="en-US"/>
            </w:rPr>
          </w:rPrChange>
        </w:rPr>
      </w:pPr>
      <w:r w:rsidRPr="009B5560">
        <w:rPr>
          <w:color w:val="6A9955"/>
          <w:lang w:eastAsia="en-US"/>
          <w:rPrChange w:id="260" w:author="Iain Murray" w:date="2024-04-03T10:45:00Z">
            <w:rPr>
              <w:color w:val="6A9955"/>
              <w:lang w:val="en-US" w:eastAsia="en-US"/>
            </w:rPr>
          </w:rPrChange>
        </w:rPr>
        <w:t># Using '</w:t>
      </w:r>
      <w:proofErr w:type="spellStart"/>
      <w:proofErr w:type="gramStart"/>
      <w:r w:rsidRPr="009B5560">
        <w:rPr>
          <w:color w:val="6A9955"/>
          <w:lang w:eastAsia="en-US"/>
          <w:rPrChange w:id="261" w:author="Iain Murray" w:date="2024-04-03T10:45:00Z">
            <w:rPr>
              <w:color w:val="6A9955"/>
              <w:lang w:val="en-US" w:eastAsia="en-US"/>
            </w:rPr>
          </w:rPrChange>
        </w:rPr>
        <w:t>test.json</w:t>
      </w:r>
      <w:proofErr w:type="spellEnd"/>
      <w:proofErr w:type="gramEnd"/>
      <w:r w:rsidRPr="009B5560">
        <w:rPr>
          <w:color w:val="6A9955"/>
          <w:lang w:eastAsia="en-US"/>
          <w:rPrChange w:id="262" w:author="Iain Murray" w:date="2024-04-03T10:45:00Z">
            <w:rPr>
              <w:color w:val="6A9955"/>
              <w:lang w:val="en-US" w:eastAsia="en-US"/>
            </w:rPr>
          </w:rPrChange>
        </w:rPr>
        <w:t>' is loaded into '</w:t>
      </w:r>
      <w:proofErr w:type="spellStart"/>
      <w:r w:rsidRPr="009B5560">
        <w:rPr>
          <w:color w:val="6A9955"/>
          <w:lang w:eastAsia="en-US"/>
          <w:rPrChange w:id="263" w:author="Iain Murray" w:date="2024-04-03T10:45:00Z">
            <w:rPr>
              <w:color w:val="6A9955"/>
              <w:lang w:val="en-US" w:eastAsia="en-US"/>
            </w:rPr>
          </w:rPrChange>
        </w:rPr>
        <w:t>df</w:t>
      </w:r>
      <w:proofErr w:type="spellEnd"/>
      <w:r w:rsidRPr="009B5560">
        <w:rPr>
          <w:color w:val="6A9955"/>
          <w:lang w:eastAsia="en-US"/>
          <w:rPrChange w:id="264" w:author="Iain Murray" w:date="2024-04-03T10:45:00Z">
            <w:rPr>
              <w:color w:val="6A9955"/>
              <w:lang w:val="en-US" w:eastAsia="en-US"/>
            </w:rPr>
          </w:rPrChange>
        </w:rPr>
        <w:t>'</w:t>
      </w:r>
    </w:p>
    <w:p w14:paraId="73DB9FEC" w14:textId="77777777" w:rsidR="00E5729B" w:rsidRPr="009B5560" w:rsidRDefault="00E5729B" w:rsidP="00E5729B">
      <w:pPr>
        <w:shd w:val="clear" w:color="auto" w:fill="1E1E1E"/>
        <w:spacing w:line="285" w:lineRule="atLeast"/>
        <w:jc w:val="left"/>
        <w:rPr>
          <w:color w:val="D4D4D4"/>
          <w:lang w:eastAsia="en-US"/>
          <w:rPrChange w:id="265" w:author="Iain Murray" w:date="2024-04-03T10:45:00Z">
            <w:rPr>
              <w:color w:val="D4D4D4"/>
              <w:lang w:val="en-US" w:eastAsia="en-US"/>
            </w:rPr>
          </w:rPrChange>
        </w:rPr>
      </w:pPr>
      <w:r w:rsidRPr="009B5560">
        <w:rPr>
          <w:color w:val="6A9955"/>
          <w:lang w:eastAsia="en-US"/>
          <w:rPrChange w:id="266" w:author="Iain Murray" w:date="2024-04-03T10:45:00Z">
            <w:rPr>
              <w:color w:val="6A9955"/>
              <w:lang w:val="en-US" w:eastAsia="en-US"/>
            </w:rPr>
          </w:rPrChange>
        </w:rPr>
        <w:t># Load data</w:t>
      </w:r>
    </w:p>
    <w:p w14:paraId="4B932701" w14:textId="77777777" w:rsidR="00E5729B" w:rsidRPr="009B5560" w:rsidRDefault="00E5729B" w:rsidP="00E5729B">
      <w:pPr>
        <w:shd w:val="clear" w:color="auto" w:fill="1E1E1E"/>
        <w:spacing w:line="285" w:lineRule="atLeast"/>
        <w:jc w:val="left"/>
        <w:rPr>
          <w:color w:val="D4D4D4"/>
          <w:lang w:eastAsia="en-US"/>
          <w:rPrChange w:id="267" w:author="Iain Murray" w:date="2024-04-03T10:45:00Z">
            <w:rPr>
              <w:color w:val="D4D4D4"/>
              <w:lang w:val="en-US" w:eastAsia="en-US"/>
            </w:rPr>
          </w:rPrChange>
        </w:rPr>
      </w:pPr>
      <w:proofErr w:type="spellStart"/>
      <w:r w:rsidRPr="009B5560">
        <w:rPr>
          <w:color w:val="9CDCFE"/>
          <w:lang w:eastAsia="en-US"/>
          <w:rPrChange w:id="268" w:author="Iain Murray" w:date="2024-04-03T10:45:00Z">
            <w:rPr>
              <w:color w:val="9CDCFE"/>
              <w:lang w:val="en-US" w:eastAsia="en-US"/>
            </w:rPr>
          </w:rPrChange>
        </w:rPr>
        <w:t>df</w:t>
      </w:r>
      <w:proofErr w:type="spellEnd"/>
      <w:r w:rsidRPr="009B5560">
        <w:rPr>
          <w:color w:val="D4D4D4"/>
          <w:lang w:eastAsia="en-US"/>
          <w:rPrChange w:id="269" w:author="Iain Murray" w:date="2024-04-03T10:45:00Z">
            <w:rPr>
              <w:color w:val="D4D4D4"/>
              <w:lang w:val="en-US" w:eastAsia="en-US"/>
            </w:rPr>
          </w:rPrChange>
        </w:rPr>
        <w:t xml:space="preserve"> = </w:t>
      </w:r>
      <w:proofErr w:type="spellStart"/>
      <w:proofErr w:type="gramStart"/>
      <w:r w:rsidRPr="009B5560">
        <w:rPr>
          <w:color w:val="4EC9B0"/>
          <w:lang w:eastAsia="en-US"/>
          <w:rPrChange w:id="270" w:author="Iain Murray" w:date="2024-04-03T10:45:00Z">
            <w:rPr>
              <w:color w:val="4EC9B0"/>
              <w:lang w:val="en-US" w:eastAsia="en-US"/>
            </w:rPr>
          </w:rPrChange>
        </w:rPr>
        <w:t>pd</w:t>
      </w:r>
      <w:r w:rsidRPr="009B5560">
        <w:rPr>
          <w:color w:val="D4D4D4"/>
          <w:lang w:eastAsia="en-US"/>
          <w:rPrChange w:id="271" w:author="Iain Murray" w:date="2024-04-03T10:45:00Z">
            <w:rPr>
              <w:color w:val="D4D4D4"/>
              <w:lang w:val="en-US" w:eastAsia="en-US"/>
            </w:rPr>
          </w:rPrChange>
        </w:rPr>
        <w:t>.</w:t>
      </w:r>
      <w:r w:rsidRPr="009B5560">
        <w:rPr>
          <w:color w:val="DCDCAA"/>
          <w:lang w:eastAsia="en-US"/>
          <w:rPrChange w:id="272" w:author="Iain Murray" w:date="2024-04-03T10:45:00Z">
            <w:rPr>
              <w:color w:val="DCDCAA"/>
              <w:lang w:val="en-US" w:eastAsia="en-US"/>
            </w:rPr>
          </w:rPrChange>
        </w:rPr>
        <w:t>read</w:t>
      </w:r>
      <w:proofErr w:type="gramEnd"/>
      <w:r w:rsidRPr="009B5560">
        <w:rPr>
          <w:color w:val="DCDCAA"/>
          <w:lang w:eastAsia="en-US"/>
          <w:rPrChange w:id="273" w:author="Iain Murray" w:date="2024-04-03T10:45:00Z">
            <w:rPr>
              <w:color w:val="DCDCAA"/>
              <w:lang w:val="en-US" w:eastAsia="en-US"/>
            </w:rPr>
          </w:rPrChange>
        </w:rPr>
        <w:t>_json</w:t>
      </w:r>
      <w:proofErr w:type="spellEnd"/>
      <w:r w:rsidRPr="009B5560">
        <w:rPr>
          <w:color w:val="D4D4D4"/>
          <w:lang w:eastAsia="en-US"/>
          <w:rPrChange w:id="274" w:author="Iain Murray" w:date="2024-04-03T10:45:00Z">
            <w:rPr>
              <w:color w:val="D4D4D4"/>
              <w:lang w:val="en-US" w:eastAsia="en-US"/>
            </w:rPr>
          </w:rPrChange>
        </w:rPr>
        <w:t>(</w:t>
      </w:r>
      <w:r w:rsidRPr="009B5560">
        <w:rPr>
          <w:color w:val="CE9178"/>
          <w:lang w:eastAsia="en-US"/>
          <w:rPrChange w:id="275" w:author="Iain Murray" w:date="2024-04-03T10:45:00Z">
            <w:rPr>
              <w:color w:val="CE9178"/>
              <w:lang w:val="en-US" w:eastAsia="en-US"/>
            </w:rPr>
          </w:rPrChange>
        </w:rPr>
        <w:t>'</w:t>
      </w:r>
      <w:proofErr w:type="spellStart"/>
      <w:r w:rsidRPr="009B5560">
        <w:rPr>
          <w:color w:val="CE9178"/>
          <w:lang w:eastAsia="en-US"/>
          <w:rPrChange w:id="276" w:author="Iain Murray" w:date="2024-04-03T10:45:00Z">
            <w:rPr>
              <w:color w:val="CE9178"/>
              <w:lang w:val="en-US" w:eastAsia="en-US"/>
            </w:rPr>
          </w:rPrChange>
        </w:rPr>
        <w:t>test.json</w:t>
      </w:r>
      <w:proofErr w:type="spellEnd"/>
      <w:r w:rsidRPr="009B5560">
        <w:rPr>
          <w:color w:val="CE9178"/>
          <w:lang w:eastAsia="en-US"/>
          <w:rPrChange w:id="277" w:author="Iain Murray" w:date="2024-04-03T10:45:00Z">
            <w:rPr>
              <w:color w:val="CE9178"/>
              <w:lang w:val="en-US" w:eastAsia="en-US"/>
            </w:rPr>
          </w:rPrChange>
        </w:rPr>
        <w:t>'</w:t>
      </w:r>
      <w:r w:rsidRPr="009B5560">
        <w:rPr>
          <w:color w:val="D4D4D4"/>
          <w:lang w:eastAsia="en-US"/>
          <w:rPrChange w:id="278" w:author="Iain Murray" w:date="2024-04-03T10:45:00Z">
            <w:rPr>
              <w:color w:val="D4D4D4"/>
              <w:lang w:val="en-US" w:eastAsia="en-US"/>
            </w:rPr>
          </w:rPrChange>
        </w:rPr>
        <w:t>)</w:t>
      </w:r>
    </w:p>
    <w:p w14:paraId="674C3E62" w14:textId="77777777" w:rsidR="00E5729B" w:rsidRPr="009B5560" w:rsidRDefault="00E5729B" w:rsidP="00FB069D">
      <w:pPr>
        <w:rPr>
          <w:color w:val="000000" w:themeColor="text1"/>
        </w:rPr>
      </w:pPr>
    </w:p>
    <w:p w14:paraId="154EBDA4" w14:textId="78520B59" w:rsidR="00C93CEA" w:rsidRPr="009B5560" w:rsidRDefault="00E5729B" w:rsidP="00FB069D">
      <w:pPr>
        <w:rPr>
          <w:b/>
          <w:color w:val="000000" w:themeColor="text1"/>
        </w:rPr>
      </w:pPr>
      <w:r w:rsidRPr="009B5560">
        <w:rPr>
          <w:b/>
          <w:color w:val="000000" w:themeColor="text1"/>
        </w:rPr>
        <w:t xml:space="preserve">Fig </w:t>
      </w:r>
      <w:r w:rsidR="003C178E" w:rsidRPr="009B5560">
        <w:rPr>
          <w:b/>
          <w:color w:val="000000" w:themeColor="text1"/>
        </w:rPr>
        <w:t xml:space="preserve">5.2: Code snippet that loads the </w:t>
      </w:r>
      <w:proofErr w:type="spellStart"/>
      <w:r w:rsidR="003C178E" w:rsidRPr="009B5560">
        <w:rPr>
          <w:b/>
          <w:color w:val="000000" w:themeColor="text1"/>
        </w:rPr>
        <w:t>json</w:t>
      </w:r>
      <w:proofErr w:type="spellEnd"/>
      <w:r w:rsidR="003C178E" w:rsidRPr="009B5560">
        <w:rPr>
          <w:b/>
          <w:color w:val="000000" w:themeColor="text1"/>
        </w:rPr>
        <w:t xml:space="preserve"> </w:t>
      </w:r>
      <w:proofErr w:type="gramStart"/>
      <w:r w:rsidR="003C178E" w:rsidRPr="009B5560">
        <w:rPr>
          <w:b/>
          <w:color w:val="000000" w:themeColor="text1"/>
        </w:rPr>
        <w:t>file</w:t>
      </w:r>
      <w:proofErr w:type="gramEnd"/>
    </w:p>
    <w:p w14:paraId="7E8A4DBD" w14:textId="77777777" w:rsidR="003C178E" w:rsidRPr="009B5560" w:rsidRDefault="003C178E" w:rsidP="00FB069D">
      <w:pPr>
        <w:rPr>
          <w:b/>
          <w:color w:val="000000" w:themeColor="text1"/>
        </w:rPr>
      </w:pPr>
    </w:p>
    <w:p w14:paraId="68A4C153" w14:textId="77777777" w:rsidR="00E5729B" w:rsidRPr="009B5560" w:rsidRDefault="00E5729B" w:rsidP="00FB069D">
      <w:pPr>
        <w:rPr>
          <w:color w:val="000000" w:themeColor="text1"/>
          <w:sz w:val="2"/>
        </w:rPr>
      </w:pPr>
    </w:p>
    <w:p w14:paraId="13996BB7" w14:textId="1AD547F8" w:rsidR="00E5729B" w:rsidRPr="009B5560" w:rsidRDefault="00E5729B" w:rsidP="00FB069D">
      <w:pPr>
        <w:rPr>
          <w:color w:val="000000" w:themeColor="text1"/>
        </w:rPr>
      </w:pPr>
      <w:r w:rsidRPr="009B5560">
        <w:rPr>
          <w:color w:val="000000" w:themeColor="text1"/>
        </w:rPr>
        <w:t>The code snippet in Fig</w:t>
      </w:r>
      <w:r w:rsidR="003C178E" w:rsidRPr="009B5560">
        <w:rPr>
          <w:color w:val="000000" w:themeColor="text1"/>
        </w:rPr>
        <w:t xml:space="preserve"> 5.2</w:t>
      </w:r>
      <w:r w:rsidRPr="009B5560">
        <w:rPr>
          <w:color w:val="000000" w:themeColor="text1"/>
        </w:rPr>
        <w:t xml:space="preserve">   loads </w:t>
      </w:r>
      <w:proofErr w:type="spellStart"/>
      <w:proofErr w:type="gramStart"/>
      <w:r w:rsidRPr="009B5560">
        <w:rPr>
          <w:color w:val="000000" w:themeColor="text1"/>
        </w:rPr>
        <w:t>test.json</w:t>
      </w:r>
      <w:proofErr w:type="spellEnd"/>
      <w:proofErr w:type="gramEnd"/>
      <w:r w:rsidRPr="009B5560">
        <w:rPr>
          <w:color w:val="000000" w:themeColor="text1"/>
        </w:rPr>
        <w:t xml:space="preserve"> for use in map creation. </w:t>
      </w:r>
    </w:p>
    <w:p w14:paraId="79D42D20" w14:textId="77777777" w:rsidR="00E5729B" w:rsidRPr="009B5560" w:rsidRDefault="00E5729B" w:rsidP="00FB069D">
      <w:pPr>
        <w:rPr>
          <w:color w:val="000000" w:themeColor="text1"/>
        </w:rPr>
      </w:pPr>
    </w:p>
    <w:p w14:paraId="7A433C51" w14:textId="758017C2" w:rsidR="00E5729B" w:rsidRPr="009B5560" w:rsidRDefault="00E5729B" w:rsidP="00E5729B">
      <w:r w:rsidRPr="009B5560">
        <w:rPr>
          <w:color w:val="000000" w:themeColor="text1"/>
        </w:rPr>
        <w:t xml:space="preserve">For simulating historical events and meeting the core objectives of </w:t>
      </w:r>
      <w:r w:rsidRPr="009B5560">
        <w:t xml:space="preserve">easy visualisation of historical events using a </w:t>
      </w:r>
      <w:r w:rsidR="00811A2B" w:rsidRPr="009B5560">
        <w:t>user-friendly</w:t>
      </w:r>
      <w:r w:rsidRPr="009B5560">
        <w:t xml:space="preserve"> interface that allows adequate interaction with historical events, the code snippet in Fig </w:t>
      </w:r>
      <w:r w:rsidR="003C178E" w:rsidRPr="009B5560">
        <w:t xml:space="preserve">5.3 </w:t>
      </w:r>
      <w:r w:rsidRPr="009B5560">
        <w:t>was used.</w:t>
      </w:r>
    </w:p>
    <w:p w14:paraId="236BCD2D" w14:textId="47B041BF" w:rsidR="00214AC9" w:rsidRPr="009B5560" w:rsidRDefault="00214AC9" w:rsidP="00FB069D">
      <w:pPr>
        <w:rPr>
          <w:color w:val="000000" w:themeColor="text1"/>
          <w:sz w:val="8"/>
        </w:rPr>
      </w:pPr>
    </w:p>
    <w:p w14:paraId="37D2BB13" w14:textId="14A39E06" w:rsidR="00881DC1" w:rsidRPr="009B5560" w:rsidRDefault="00881DC1" w:rsidP="00881DC1">
      <w:pPr>
        <w:shd w:val="clear" w:color="auto" w:fill="1E1E1E"/>
        <w:spacing w:line="285" w:lineRule="atLeast"/>
        <w:jc w:val="left"/>
        <w:rPr>
          <w:color w:val="D4D4D4"/>
          <w:lang w:eastAsia="en-US"/>
          <w:rPrChange w:id="279" w:author="Iain Murray" w:date="2024-04-03T10:45:00Z">
            <w:rPr>
              <w:color w:val="D4D4D4"/>
              <w:lang w:val="en-US" w:eastAsia="en-US"/>
            </w:rPr>
          </w:rPrChange>
        </w:rPr>
      </w:pPr>
      <w:r w:rsidRPr="009B5560">
        <w:rPr>
          <w:color w:val="6A9955"/>
          <w:lang w:eastAsia="en-US"/>
          <w:rPrChange w:id="280" w:author="Iain Murray" w:date="2024-04-03T10:45:00Z">
            <w:rPr>
              <w:color w:val="6A9955"/>
              <w:lang w:val="en-US" w:eastAsia="en-US"/>
            </w:rPr>
          </w:rPrChange>
        </w:rPr>
        <w:t xml:space="preserve"># This part of the code handles different functionalities that allows good </w:t>
      </w:r>
      <w:del w:id="281" w:author="Iain Murray" w:date="2024-04-03T10:17:00Z">
        <w:r w:rsidRPr="009B5560" w:rsidDel="00891010">
          <w:rPr>
            <w:color w:val="6A9955"/>
            <w:lang w:eastAsia="en-US"/>
            <w:rPrChange w:id="282" w:author="Iain Murray" w:date="2024-04-03T10:45:00Z">
              <w:rPr>
                <w:color w:val="6A9955"/>
                <w:lang w:val="en-US" w:eastAsia="en-US"/>
              </w:rPr>
            </w:rPrChange>
          </w:rPr>
          <w:delText xml:space="preserve">visualization </w:delText>
        </w:r>
      </w:del>
      <w:ins w:id="283" w:author="Iain Murray" w:date="2024-04-03T10:17:00Z">
        <w:r w:rsidR="00891010" w:rsidRPr="009B5560">
          <w:rPr>
            <w:color w:val="6A9955"/>
            <w:lang w:eastAsia="en-US"/>
            <w:rPrChange w:id="284" w:author="Iain Murray" w:date="2024-04-03T10:45:00Z">
              <w:rPr>
                <w:color w:val="6A9955"/>
                <w:lang w:val="en-US" w:eastAsia="en-US"/>
              </w:rPr>
            </w:rPrChange>
          </w:rPr>
          <w:t xml:space="preserve">visualisation </w:t>
        </w:r>
      </w:ins>
      <w:r w:rsidRPr="009B5560">
        <w:rPr>
          <w:color w:val="6A9955"/>
          <w:lang w:eastAsia="en-US"/>
          <w:rPrChange w:id="285" w:author="Iain Murray" w:date="2024-04-03T10:45:00Z">
            <w:rPr>
              <w:color w:val="6A9955"/>
              <w:lang w:val="en-US" w:eastAsia="en-US"/>
            </w:rPr>
          </w:rPrChange>
        </w:rPr>
        <w:t xml:space="preserve">and </w:t>
      </w:r>
      <w:proofErr w:type="gramStart"/>
      <w:r w:rsidRPr="009B5560">
        <w:rPr>
          <w:color w:val="6A9955"/>
          <w:lang w:eastAsia="en-US"/>
          <w:rPrChange w:id="286" w:author="Iain Murray" w:date="2024-04-03T10:45:00Z">
            <w:rPr>
              <w:color w:val="6A9955"/>
              <w:lang w:val="en-US" w:eastAsia="en-US"/>
            </w:rPr>
          </w:rPrChange>
        </w:rPr>
        <w:t>user friendly</w:t>
      </w:r>
      <w:proofErr w:type="gramEnd"/>
      <w:r w:rsidRPr="009B5560">
        <w:rPr>
          <w:color w:val="6A9955"/>
          <w:lang w:eastAsia="en-US"/>
          <w:rPrChange w:id="287" w:author="Iain Murray" w:date="2024-04-03T10:45:00Z">
            <w:rPr>
              <w:color w:val="6A9955"/>
              <w:lang w:val="en-US" w:eastAsia="en-US"/>
            </w:rPr>
          </w:rPrChange>
        </w:rPr>
        <w:t xml:space="preserve"> interaction based on user selection</w:t>
      </w:r>
    </w:p>
    <w:p w14:paraId="2A5F8EDC" w14:textId="77777777" w:rsidR="00881DC1" w:rsidRPr="009B5560" w:rsidRDefault="00881DC1" w:rsidP="00881DC1">
      <w:pPr>
        <w:shd w:val="clear" w:color="auto" w:fill="1E1E1E"/>
        <w:spacing w:line="285" w:lineRule="atLeast"/>
        <w:jc w:val="left"/>
        <w:rPr>
          <w:color w:val="D4D4D4"/>
          <w:lang w:eastAsia="en-US"/>
          <w:rPrChange w:id="288" w:author="Iain Murray" w:date="2024-04-03T10:45:00Z">
            <w:rPr>
              <w:color w:val="D4D4D4"/>
              <w:lang w:val="en-US" w:eastAsia="en-US"/>
            </w:rPr>
          </w:rPrChange>
        </w:rPr>
      </w:pPr>
      <w:proofErr w:type="spellStart"/>
      <w:r w:rsidRPr="009B5560">
        <w:rPr>
          <w:color w:val="9CDCFE"/>
          <w:lang w:eastAsia="en-US"/>
          <w:rPrChange w:id="289" w:author="Iain Murray" w:date="2024-04-03T10:45:00Z">
            <w:rPr>
              <w:color w:val="9CDCFE"/>
              <w:lang w:val="en-US" w:eastAsia="en-US"/>
            </w:rPr>
          </w:rPrChange>
        </w:rPr>
        <w:t>view_option</w:t>
      </w:r>
      <w:proofErr w:type="spellEnd"/>
      <w:r w:rsidRPr="009B5560">
        <w:rPr>
          <w:color w:val="D4D4D4"/>
          <w:lang w:eastAsia="en-US"/>
          <w:rPrChange w:id="290" w:author="Iain Murray" w:date="2024-04-03T10:45:00Z">
            <w:rPr>
              <w:color w:val="D4D4D4"/>
              <w:lang w:val="en-US" w:eastAsia="en-US"/>
            </w:rPr>
          </w:rPrChange>
        </w:rPr>
        <w:t xml:space="preserve"> = </w:t>
      </w:r>
      <w:proofErr w:type="spellStart"/>
      <w:proofErr w:type="gramStart"/>
      <w:r w:rsidRPr="009B5560">
        <w:rPr>
          <w:color w:val="4EC9B0"/>
          <w:lang w:eastAsia="en-US"/>
          <w:rPrChange w:id="291" w:author="Iain Murray" w:date="2024-04-03T10:45:00Z">
            <w:rPr>
              <w:color w:val="4EC9B0"/>
              <w:lang w:val="en-US" w:eastAsia="en-US"/>
            </w:rPr>
          </w:rPrChange>
        </w:rPr>
        <w:t>st</w:t>
      </w:r>
      <w:r w:rsidRPr="009B5560">
        <w:rPr>
          <w:color w:val="D4D4D4"/>
          <w:lang w:eastAsia="en-US"/>
          <w:rPrChange w:id="292" w:author="Iain Murray" w:date="2024-04-03T10:45:00Z">
            <w:rPr>
              <w:color w:val="D4D4D4"/>
              <w:lang w:val="en-US" w:eastAsia="en-US"/>
            </w:rPr>
          </w:rPrChange>
        </w:rPr>
        <w:t>.sidebar</w:t>
      </w:r>
      <w:proofErr w:type="gramEnd"/>
      <w:r w:rsidRPr="009B5560">
        <w:rPr>
          <w:color w:val="D4D4D4"/>
          <w:lang w:eastAsia="en-US"/>
          <w:rPrChange w:id="293" w:author="Iain Murray" w:date="2024-04-03T10:45:00Z">
            <w:rPr>
              <w:color w:val="D4D4D4"/>
              <w:lang w:val="en-US" w:eastAsia="en-US"/>
            </w:rPr>
          </w:rPrChange>
        </w:rPr>
        <w:t>.radio</w:t>
      </w:r>
      <w:proofErr w:type="spellEnd"/>
      <w:r w:rsidRPr="009B5560">
        <w:rPr>
          <w:color w:val="D4D4D4"/>
          <w:lang w:eastAsia="en-US"/>
          <w:rPrChange w:id="294" w:author="Iain Murray" w:date="2024-04-03T10:45:00Z">
            <w:rPr>
              <w:color w:val="D4D4D4"/>
              <w:lang w:val="en-US" w:eastAsia="en-US"/>
            </w:rPr>
          </w:rPrChange>
        </w:rPr>
        <w:t>(</w:t>
      </w:r>
      <w:r w:rsidRPr="009B5560">
        <w:rPr>
          <w:color w:val="CE9178"/>
          <w:lang w:eastAsia="en-US"/>
          <w:rPrChange w:id="295" w:author="Iain Murray" w:date="2024-04-03T10:45:00Z">
            <w:rPr>
              <w:color w:val="CE9178"/>
              <w:lang w:val="en-US" w:eastAsia="en-US"/>
            </w:rPr>
          </w:rPrChange>
        </w:rPr>
        <w:t>"View Options:"</w:t>
      </w:r>
      <w:r w:rsidRPr="009B5560">
        <w:rPr>
          <w:color w:val="D4D4D4"/>
          <w:lang w:eastAsia="en-US"/>
          <w:rPrChange w:id="296" w:author="Iain Murray" w:date="2024-04-03T10:45:00Z">
            <w:rPr>
              <w:color w:val="D4D4D4"/>
              <w:lang w:val="en-US" w:eastAsia="en-US"/>
            </w:rPr>
          </w:rPrChange>
        </w:rPr>
        <w:t>, [</w:t>
      </w:r>
      <w:r w:rsidRPr="009B5560">
        <w:rPr>
          <w:color w:val="CE9178"/>
          <w:lang w:eastAsia="en-US"/>
          <w:rPrChange w:id="297" w:author="Iain Murray" w:date="2024-04-03T10:45:00Z">
            <w:rPr>
              <w:color w:val="CE9178"/>
              <w:lang w:val="en-US" w:eastAsia="en-US"/>
            </w:rPr>
          </w:rPrChange>
        </w:rPr>
        <w:t xml:space="preserve">"Select </w:t>
      </w:r>
      <w:proofErr w:type="spellStart"/>
      <w:r w:rsidRPr="009B5560">
        <w:rPr>
          <w:color w:val="CE9178"/>
          <w:lang w:eastAsia="en-US"/>
          <w:rPrChange w:id="298" w:author="Iain Murray" w:date="2024-04-03T10:45:00Z">
            <w:rPr>
              <w:color w:val="CE9178"/>
              <w:lang w:val="en-US" w:eastAsia="en-US"/>
            </w:rPr>
          </w:rPrChange>
        </w:rPr>
        <w:t>KeyEventNote</w:t>
      </w:r>
      <w:proofErr w:type="spellEnd"/>
      <w:r w:rsidRPr="009B5560">
        <w:rPr>
          <w:color w:val="CE9178"/>
          <w:lang w:eastAsia="en-US"/>
          <w:rPrChange w:id="299" w:author="Iain Murray" w:date="2024-04-03T10:45:00Z">
            <w:rPr>
              <w:color w:val="CE9178"/>
              <w:lang w:val="en-US" w:eastAsia="en-US"/>
            </w:rPr>
          </w:rPrChange>
        </w:rPr>
        <w:t>"</w:t>
      </w:r>
      <w:r w:rsidRPr="009B5560">
        <w:rPr>
          <w:color w:val="D4D4D4"/>
          <w:lang w:eastAsia="en-US"/>
          <w:rPrChange w:id="300" w:author="Iain Murray" w:date="2024-04-03T10:45:00Z">
            <w:rPr>
              <w:color w:val="D4D4D4"/>
              <w:lang w:val="en-US" w:eastAsia="en-US"/>
            </w:rPr>
          </w:rPrChange>
        </w:rPr>
        <w:t xml:space="preserve">, </w:t>
      </w:r>
      <w:r w:rsidRPr="009B5560">
        <w:rPr>
          <w:color w:val="CE9178"/>
          <w:lang w:eastAsia="en-US"/>
          <w:rPrChange w:id="301" w:author="Iain Murray" w:date="2024-04-03T10:45:00Z">
            <w:rPr>
              <w:color w:val="CE9178"/>
              <w:lang w:val="en-US" w:eastAsia="en-US"/>
            </w:rPr>
          </w:rPrChange>
        </w:rPr>
        <w:t xml:space="preserve">"Show All </w:t>
      </w:r>
      <w:proofErr w:type="spellStart"/>
      <w:r w:rsidRPr="009B5560">
        <w:rPr>
          <w:color w:val="CE9178"/>
          <w:lang w:eastAsia="en-US"/>
          <w:rPrChange w:id="302" w:author="Iain Murray" w:date="2024-04-03T10:45:00Z">
            <w:rPr>
              <w:color w:val="CE9178"/>
              <w:lang w:val="en-US" w:eastAsia="en-US"/>
            </w:rPr>
          </w:rPrChange>
        </w:rPr>
        <w:t>KeyEventNotes</w:t>
      </w:r>
      <w:proofErr w:type="spellEnd"/>
      <w:r w:rsidRPr="009B5560">
        <w:rPr>
          <w:color w:val="CE9178"/>
          <w:lang w:eastAsia="en-US"/>
          <w:rPrChange w:id="303" w:author="Iain Murray" w:date="2024-04-03T10:45:00Z">
            <w:rPr>
              <w:color w:val="CE9178"/>
              <w:lang w:val="en-US" w:eastAsia="en-US"/>
            </w:rPr>
          </w:rPrChange>
        </w:rPr>
        <w:t>"</w:t>
      </w:r>
      <w:r w:rsidRPr="009B5560">
        <w:rPr>
          <w:color w:val="D4D4D4"/>
          <w:lang w:eastAsia="en-US"/>
          <w:rPrChange w:id="304" w:author="Iain Murray" w:date="2024-04-03T10:45:00Z">
            <w:rPr>
              <w:color w:val="D4D4D4"/>
              <w:lang w:val="en-US" w:eastAsia="en-US"/>
            </w:rPr>
          </w:rPrChange>
        </w:rPr>
        <w:t xml:space="preserve">, </w:t>
      </w:r>
      <w:r w:rsidRPr="009B5560">
        <w:rPr>
          <w:color w:val="CE9178"/>
          <w:lang w:eastAsia="en-US"/>
          <w:rPrChange w:id="305" w:author="Iain Murray" w:date="2024-04-03T10:45:00Z">
            <w:rPr>
              <w:color w:val="CE9178"/>
              <w:lang w:val="en-US" w:eastAsia="en-US"/>
            </w:rPr>
          </w:rPrChange>
        </w:rPr>
        <w:t>"Select Time"</w:t>
      </w:r>
      <w:r w:rsidRPr="009B5560">
        <w:rPr>
          <w:color w:val="D4D4D4"/>
          <w:lang w:eastAsia="en-US"/>
          <w:rPrChange w:id="306" w:author="Iain Murray" w:date="2024-04-03T10:45:00Z">
            <w:rPr>
              <w:color w:val="D4D4D4"/>
              <w:lang w:val="en-US" w:eastAsia="en-US"/>
            </w:rPr>
          </w:rPrChange>
        </w:rPr>
        <w:t xml:space="preserve">], </w:t>
      </w:r>
      <w:r w:rsidRPr="009B5560">
        <w:rPr>
          <w:color w:val="9CDCFE"/>
          <w:lang w:eastAsia="en-US"/>
          <w:rPrChange w:id="307" w:author="Iain Murray" w:date="2024-04-03T10:45:00Z">
            <w:rPr>
              <w:color w:val="9CDCFE"/>
              <w:lang w:val="en-US" w:eastAsia="en-US"/>
            </w:rPr>
          </w:rPrChange>
        </w:rPr>
        <w:t>key</w:t>
      </w:r>
      <w:r w:rsidRPr="009B5560">
        <w:rPr>
          <w:color w:val="D4D4D4"/>
          <w:lang w:eastAsia="en-US"/>
          <w:rPrChange w:id="308" w:author="Iain Murray" w:date="2024-04-03T10:45:00Z">
            <w:rPr>
              <w:color w:val="D4D4D4"/>
              <w:lang w:val="en-US" w:eastAsia="en-US"/>
            </w:rPr>
          </w:rPrChange>
        </w:rPr>
        <w:t>=</w:t>
      </w:r>
      <w:r w:rsidRPr="009B5560">
        <w:rPr>
          <w:color w:val="CE9178"/>
          <w:lang w:eastAsia="en-US"/>
          <w:rPrChange w:id="309" w:author="Iain Murray" w:date="2024-04-03T10:45:00Z">
            <w:rPr>
              <w:color w:val="CE9178"/>
              <w:lang w:val="en-US" w:eastAsia="en-US"/>
            </w:rPr>
          </w:rPrChange>
        </w:rPr>
        <w:t>'</w:t>
      </w:r>
      <w:proofErr w:type="spellStart"/>
      <w:r w:rsidRPr="009B5560">
        <w:rPr>
          <w:color w:val="CE9178"/>
          <w:lang w:eastAsia="en-US"/>
          <w:rPrChange w:id="310" w:author="Iain Murray" w:date="2024-04-03T10:45:00Z">
            <w:rPr>
              <w:color w:val="CE9178"/>
              <w:lang w:val="en-US" w:eastAsia="en-US"/>
            </w:rPr>
          </w:rPrChange>
        </w:rPr>
        <w:t>view_option</w:t>
      </w:r>
      <w:proofErr w:type="spellEnd"/>
      <w:r w:rsidRPr="009B5560">
        <w:rPr>
          <w:color w:val="CE9178"/>
          <w:lang w:eastAsia="en-US"/>
          <w:rPrChange w:id="311" w:author="Iain Murray" w:date="2024-04-03T10:45:00Z">
            <w:rPr>
              <w:color w:val="CE9178"/>
              <w:lang w:val="en-US" w:eastAsia="en-US"/>
            </w:rPr>
          </w:rPrChange>
        </w:rPr>
        <w:t>'</w:t>
      </w:r>
      <w:r w:rsidRPr="009B5560">
        <w:rPr>
          <w:color w:val="D4D4D4"/>
          <w:lang w:eastAsia="en-US"/>
          <w:rPrChange w:id="312" w:author="Iain Murray" w:date="2024-04-03T10:45:00Z">
            <w:rPr>
              <w:color w:val="D4D4D4"/>
              <w:lang w:val="en-US" w:eastAsia="en-US"/>
            </w:rPr>
          </w:rPrChange>
        </w:rPr>
        <w:t>)</w:t>
      </w:r>
    </w:p>
    <w:p w14:paraId="2EF86849" w14:textId="77777777" w:rsidR="00881DC1" w:rsidRPr="009B5560" w:rsidRDefault="00881DC1" w:rsidP="00881DC1">
      <w:pPr>
        <w:shd w:val="clear" w:color="auto" w:fill="1E1E1E"/>
        <w:spacing w:line="285" w:lineRule="atLeast"/>
        <w:jc w:val="left"/>
        <w:rPr>
          <w:color w:val="D4D4D4"/>
          <w:lang w:eastAsia="en-US"/>
          <w:rPrChange w:id="313" w:author="Iain Murray" w:date="2024-04-03T10:45:00Z">
            <w:rPr>
              <w:color w:val="D4D4D4"/>
              <w:lang w:val="en-US" w:eastAsia="en-US"/>
            </w:rPr>
          </w:rPrChange>
        </w:rPr>
      </w:pPr>
    </w:p>
    <w:p w14:paraId="0AC5949C" w14:textId="77777777" w:rsidR="00881DC1" w:rsidRPr="009B5560" w:rsidRDefault="00881DC1" w:rsidP="00881DC1">
      <w:pPr>
        <w:shd w:val="clear" w:color="auto" w:fill="1E1E1E"/>
        <w:spacing w:line="285" w:lineRule="atLeast"/>
        <w:jc w:val="left"/>
        <w:rPr>
          <w:color w:val="D4D4D4"/>
          <w:lang w:eastAsia="en-US"/>
          <w:rPrChange w:id="314" w:author="Iain Murray" w:date="2024-04-03T10:45:00Z">
            <w:rPr>
              <w:color w:val="D4D4D4"/>
              <w:lang w:val="en-US" w:eastAsia="en-US"/>
            </w:rPr>
          </w:rPrChange>
        </w:rPr>
      </w:pPr>
      <w:r w:rsidRPr="009B5560">
        <w:rPr>
          <w:color w:val="C586C0"/>
          <w:lang w:eastAsia="en-US"/>
          <w:rPrChange w:id="315" w:author="Iain Murray" w:date="2024-04-03T10:45:00Z">
            <w:rPr>
              <w:color w:val="C586C0"/>
              <w:lang w:val="en-US" w:eastAsia="en-US"/>
            </w:rPr>
          </w:rPrChange>
        </w:rPr>
        <w:t>if</w:t>
      </w:r>
      <w:r w:rsidRPr="009B5560">
        <w:rPr>
          <w:color w:val="D4D4D4"/>
          <w:lang w:eastAsia="en-US"/>
          <w:rPrChange w:id="316" w:author="Iain Murray" w:date="2024-04-03T10:45:00Z">
            <w:rPr>
              <w:color w:val="D4D4D4"/>
              <w:lang w:val="en-US" w:eastAsia="en-US"/>
            </w:rPr>
          </w:rPrChange>
        </w:rPr>
        <w:t xml:space="preserve"> </w:t>
      </w:r>
      <w:proofErr w:type="spellStart"/>
      <w:r w:rsidRPr="009B5560">
        <w:rPr>
          <w:color w:val="9CDCFE"/>
          <w:lang w:eastAsia="en-US"/>
          <w:rPrChange w:id="317" w:author="Iain Murray" w:date="2024-04-03T10:45:00Z">
            <w:rPr>
              <w:color w:val="9CDCFE"/>
              <w:lang w:val="en-US" w:eastAsia="en-US"/>
            </w:rPr>
          </w:rPrChange>
        </w:rPr>
        <w:t>view_option</w:t>
      </w:r>
      <w:proofErr w:type="spellEnd"/>
      <w:r w:rsidRPr="009B5560">
        <w:rPr>
          <w:color w:val="D4D4D4"/>
          <w:lang w:eastAsia="en-US"/>
          <w:rPrChange w:id="318" w:author="Iain Murray" w:date="2024-04-03T10:45:00Z">
            <w:rPr>
              <w:color w:val="D4D4D4"/>
              <w:lang w:val="en-US" w:eastAsia="en-US"/>
            </w:rPr>
          </w:rPrChange>
        </w:rPr>
        <w:t xml:space="preserve"> == </w:t>
      </w:r>
      <w:r w:rsidRPr="009B5560">
        <w:rPr>
          <w:color w:val="CE9178"/>
          <w:lang w:eastAsia="en-US"/>
          <w:rPrChange w:id="319" w:author="Iain Murray" w:date="2024-04-03T10:45:00Z">
            <w:rPr>
              <w:color w:val="CE9178"/>
              <w:lang w:val="en-US" w:eastAsia="en-US"/>
            </w:rPr>
          </w:rPrChange>
        </w:rPr>
        <w:t xml:space="preserve">"Select </w:t>
      </w:r>
      <w:proofErr w:type="spellStart"/>
      <w:r w:rsidRPr="009B5560">
        <w:rPr>
          <w:color w:val="CE9178"/>
          <w:lang w:eastAsia="en-US"/>
          <w:rPrChange w:id="320" w:author="Iain Murray" w:date="2024-04-03T10:45:00Z">
            <w:rPr>
              <w:color w:val="CE9178"/>
              <w:lang w:val="en-US" w:eastAsia="en-US"/>
            </w:rPr>
          </w:rPrChange>
        </w:rPr>
        <w:t>KeyEventNote</w:t>
      </w:r>
      <w:proofErr w:type="spellEnd"/>
      <w:r w:rsidRPr="009B5560">
        <w:rPr>
          <w:color w:val="CE9178"/>
          <w:lang w:eastAsia="en-US"/>
          <w:rPrChange w:id="321" w:author="Iain Murray" w:date="2024-04-03T10:45:00Z">
            <w:rPr>
              <w:color w:val="CE9178"/>
              <w:lang w:val="en-US" w:eastAsia="en-US"/>
            </w:rPr>
          </w:rPrChange>
        </w:rPr>
        <w:t>"</w:t>
      </w:r>
      <w:r w:rsidRPr="009B5560">
        <w:rPr>
          <w:color w:val="D4D4D4"/>
          <w:lang w:eastAsia="en-US"/>
          <w:rPrChange w:id="322" w:author="Iain Murray" w:date="2024-04-03T10:45:00Z">
            <w:rPr>
              <w:color w:val="D4D4D4"/>
              <w:lang w:val="en-US" w:eastAsia="en-US"/>
            </w:rPr>
          </w:rPrChange>
        </w:rPr>
        <w:t>:</w:t>
      </w:r>
    </w:p>
    <w:p w14:paraId="58E2E136" w14:textId="77777777" w:rsidR="00881DC1" w:rsidRPr="009B5560" w:rsidRDefault="00881DC1" w:rsidP="00881DC1">
      <w:pPr>
        <w:shd w:val="clear" w:color="auto" w:fill="1E1E1E"/>
        <w:spacing w:line="285" w:lineRule="atLeast"/>
        <w:jc w:val="left"/>
        <w:rPr>
          <w:color w:val="D4D4D4"/>
          <w:lang w:eastAsia="en-US"/>
          <w:rPrChange w:id="323" w:author="Iain Murray" w:date="2024-04-03T10:45:00Z">
            <w:rPr>
              <w:color w:val="D4D4D4"/>
              <w:lang w:val="en-US" w:eastAsia="en-US"/>
            </w:rPr>
          </w:rPrChange>
        </w:rPr>
      </w:pPr>
      <w:r w:rsidRPr="009B5560">
        <w:rPr>
          <w:color w:val="D4D4D4"/>
          <w:lang w:eastAsia="en-US"/>
          <w:rPrChange w:id="324" w:author="Iain Murray" w:date="2024-04-03T10:45:00Z">
            <w:rPr>
              <w:color w:val="D4D4D4"/>
              <w:lang w:val="en-US" w:eastAsia="en-US"/>
            </w:rPr>
          </w:rPrChange>
        </w:rPr>
        <w:t xml:space="preserve">    </w:t>
      </w:r>
      <w:proofErr w:type="spellStart"/>
      <w:r w:rsidRPr="009B5560">
        <w:rPr>
          <w:color w:val="9CDCFE"/>
          <w:lang w:eastAsia="en-US"/>
          <w:rPrChange w:id="325" w:author="Iain Murray" w:date="2024-04-03T10:45:00Z">
            <w:rPr>
              <w:color w:val="9CDCFE"/>
              <w:lang w:val="en-US" w:eastAsia="en-US"/>
            </w:rPr>
          </w:rPrChange>
        </w:rPr>
        <w:t>key_event_note_select</w:t>
      </w:r>
      <w:proofErr w:type="spellEnd"/>
      <w:r w:rsidRPr="009B5560">
        <w:rPr>
          <w:color w:val="D4D4D4"/>
          <w:lang w:eastAsia="en-US"/>
          <w:rPrChange w:id="326" w:author="Iain Murray" w:date="2024-04-03T10:45:00Z">
            <w:rPr>
              <w:color w:val="D4D4D4"/>
              <w:lang w:val="en-US" w:eastAsia="en-US"/>
            </w:rPr>
          </w:rPrChange>
        </w:rPr>
        <w:t xml:space="preserve"> = </w:t>
      </w:r>
      <w:proofErr w:type="spellStart"/>
      <w:proofErr w:type="gramStart"/>
      <w:r w:rsidRPr="009B5560">
        <w:rPr>
          <w:color w:val="4EC9B0"/>
          <w:lang w:eastAsia="en-US"/>
          <w:rPrChange w:id="327" w:author="Iain Murray" w:date="2024-04-03T10:45:00Z">
            <w:rPr>
              <w:color w:val="4EC9B0"/>
              <w:lang w:val="en-US" w:eastAsia="en-US"/>
            </w:rPr>
          </w:rPrChange>
        </w:rPr>
        <w:t>st</w:t>
      </w:r>
      <w:r w:rsidRPr="009B5560">
        <w:rPr>
          <w:color w:val="D4D4D4"/>
          <w:lang w:eastAsia="en-US"/>
          <w:rPrChange w:id="328" w:author="Iain Murray" w:date="2024-04-03T10:45:00Z">
            <w:rPr>
              <w:color w:val="D4D4D4"/>
              <w:lang w:val="en-US" w:eastAsia="en-US"/>
            </w:rPr>
          </w:rPrChange>
        </w:rPr>
        <w:t>.sidebar</w:t>
      </w:r>
      <w:proofErr w:type="gramEnd"/>
      <w:r w:rsidRPr="009B5560">
        <w:rPr>
          <w:color w:val="D4D4D4"/>
          <w:lang w:eastAsia="en-US"/>
          <w:rPrChange w:id="329" w:author="Iain Murray" w:date="2024-04-03T10:45:00Z">
            <w:rPr>
              <w:color w:val="D4D4D4"/>
              <w:lang w:val="en-US" w:eastAsia="en-US"/>
            </w:rPr>
          </w:rPrChange>
        </w:rPr>
        <w:t>.selectbox</w:t>
      </w:r>
      <w:proofErr w:type="spellEnd"/>
      <w:r w:rsidRPr="009B5560">
        <w:rPr>
          <w:color w:val="D4D4D4"/>
          <w:lang w:eastAsia="en-US"/>
          <w:rPrChange w:id="330" w:author="Iain Murray" w:date="2024-04-03T10:45:00Z">
            <w:rPr>
              <w:color w:val="D4D4D4"/>
              <w:lang w:val="en-US" w:eastAsia="en-US"/>
            </w:rPr>
          </w:rPrChange>
        </w:rPr>
        <w:t>(</w:t>
      </w:r>
      <w:r w:rsidRPr="009B5560">
        <w:rPr>
          <w:color w:val="CE9178"/>
          <w:lang w:eastAsia="en-US"/>
          <w:rPrChange w:id="331" w:author="Iain Murray" w:date="2024-04-03T10:45:00Z">
            <w:rPr>
              <w:color w:val="CE9178"/>
              <w:lang w:val="en-US" w:eastAsia="en-US"/>
            </w:rPr>
          </w:rPrChange>
        </w:rPr>
        <w:t xml:space="preserve">"Select </w:t>
      </w:r>
      <w:proofErr w:type="spellStart"/>
      <w:r w:rsidRPr="009B5560">
        <w:rPr>
          <w:color w:val="CE9178"/>
          <w:lang w:eastAsia="en-US"/>
          <w:rPrChange w:id="332" w:author="Iain Murray" w:date="2024-04-03T10:45:00Z">
            <w:rPr>
              <w:color w:val="CE9178"/>
              <w:lang w:val="en-US" w:eastAsia="en-US"/>
            </w:rPr>
          </w:rPrChange>
        </w:rPr>
        <w:t>KeyEventNote</w:t>
      </w:r>
      <w:proofErr w:type="spellEnd"/>
      <w:r w:rsidRPr="009B5560">
        <w:rPr>
          <w:color w:val="CE9178"/>
          <w:lang w:eastAsia="en-US"/>
          <w:rPrChange w:id="333" w:author="Iain Murray" w:date="2024-04-03T10:45:00Z">
            <w:rPr>
              <w:color w:val="CE9178"/>
              <w:lang w:val="en-US" w:eastAsia="en-US"/>
            </w:rPr>
          </w:rPrChange>
        </w:rPr>
        <w:t>:"</w:t>
      </w:r>
      <w:r w:rsidRPr="009B5560">
        <w:rPr>
          <w:color w:val="D4D4D4"/>
          <w:lang w:eastAsia="en-US"/>
          <w:rPrChange w:id="334" w:author="Iain Murray" w:date="2024-04-03T10:45:00Z">
            <w:rPr>
              <w:color w:val="D4D4D4"/>
              <w:lang w:val="en-US" w:eastAsia="en-US"/>
            </w:rPr>
          </w:rPrChange>
        </w:rPr>
        <w:t xml:space="preserve">, </w:t>
      </w:r>
      <w:proofErr w:type="spellStart"/>
      <w:r w:rsidRPr="009B5560">
        <w:rPr>
          <w:color w:val="9CDCFE"/>
          <w:lang w:eastAsia="en-US"/>
          <w:rPrChange w:id="335" w:author="Iain Murray" w:date="2024-04-03T10:45:00Z">
            <w:rPr>
              <w:color w:val="9CDCFE"/>
              <w:lang w:val="en-US" w:eastAsia="en-US"/>
            </w:rPr>
          </w:rPrChange>
        </w:rPr>
        <w:t>filtered_data</w:t>
      </w:r>
      <w:proofErr w:type="spellEnd"/>
      <w:r w:rsidRPr="009B5560">
        <w:rPr>
          <w:color w:val="D4D4D4"/>
          <w:lang w:eastAsia="en-US"/>
          <w:rPrChange w:id="336" w:author="Iain Murray" w:date="2024-04-03T10:45:00Z">
            <w:rPr>
              <w:color w:val="D4D4D4"/>
              <w:lang w:val="en-US" w:eastAsia="en-US"/>
            </w:rPr>
          </w:rPrChange>
        </w:rPr>
        <w:t>[</w:t>
      </w:r>
      <w:r w:rsidRPr="009B5560">
        <w:rPr>
          <w:color w:val="CE9178"/>
          <w:lang w:eastAsia="en-US"/>
          <w:rPrChange w:id="337" w:author="Iain Murray" w:date="2024-04-03T10:45:00Z">
            <w:rPr>
              <w:color w:val="CE9178"/>
              <w:lang w:val="en-US" w:eastAsia="en-US"/>
            </w:rPr>
          </w:rPrChange>
        </w:rPr>
        <w:t>'</w:t>
      </w:r>
      <w:proofErr w:type="spellStart"/>
      <w:r w:rsidRPr="009B5560">
        <w:rPr>
          <w:color w:val="CE9178"/>
          <w:lang w:eastAsia="en-US"/>
          <w:rPrChange w:id="338" w:author="Iain Murray" w:date="2024-04-03T10:45:00Z">
            <w:rPr>
              <w:color w:val="CE9178"/>
              <w:lang w:val="en-US" w:eastAsia="en-US"/>
            </w:rPr>
          </w:rPrChange>
        </w:rPr>
        <w:t>KeyEventNotes</w:t>
      </w:r>
      <w:proofErr w:type="spellEnd"/>
      <w:r w:rsidRPr="009B5560">
        <w:rPr>
          <w:color w:val="CE9178"/>
          <w:lang w:eastAsia="en-US"/>
          <w:rPrChange w:id="339" w:author="Iain Murray" w:date="2024-04-03T10:45:00Z">
            <w:rPr>
              <w:color w:val="CE9178"/>
              <w:lang w:val="en-US" w:eastAsia="en-US"/>
            </w:rPr>
          </w:rPrChange>
        </w:rPr>
        <w:t>'</w:t>
      </w:r>
      <w:r w:rsidRPr="009B5560">
        <w:rPr>
          <w:color w:val="D4D4D4"/>
          <w:lang w:eastAsia="en-US"/>
          <w:rPrChange w:id="340" w:author="Iain Murray" w:date="2024-04-03T10:45:00Z">
            <w:rPr>
              <w:color w:val="D4D4D4"/>
              <w:lang w:val="en-US" w:eastAsia="en-US"/>
            </w:rPr>
          </w:rPrChange>
        </w:rPr>
        <w:t xml:space="preserve">].unique(), </w:t>
      </w:r>
      <w:r w:rsidRPr="009B5560">
        <w:rPr>
          <w:color w:val="9CDCFE"/>
          <w:lang w:eastAsia="en-US"/>
          <w:rPrChange w:id="341" w:author="Iain Murray" w:date="2024-04-03T10:45:00Z">
            <w:rPr>
              <w:color w:val="9CDCFE"/>
              <w:lang w:val="en-US" w:eastAsia="en-US"/>
            </w:rPr>
          </w:rPrChange>
        </w:rPr>
        <w:t>key</w:t>
      </w:r>
      <w:r w:rsidRPr="009B5560">
        <w:rPr>
          <w:color w:val="D4D4D4"/>
          <w:lang w:eastAsia="en-US"/>
          <w:rPrChange w:id="342" w:author="Iain Murray" w:date="2024-04-03T10:45:00Z">
            <w:rPr>
              <w:color w:val="D4D4D4"/>
              <w:lang w:val="en-US" w:eastAsia="en-US"/>
            </w:rPr>
          </w:rPrChange>
        </w:rPr>
        <w:t>=</w:t>
      </w:r>
      <w:r w:rsidRPr="009B5560">
        <w:rPr>
          <w:color w:val="CE9178"/>
          <w:lang w:eastAsia="en-US"/>
          <w:rPrChange w:id="343" w:author="Iain Murray" w:date="2024-04-03T10:45:00Z">
            <w:rPr>
              <w:color w:val="CE9178"/>
              <w:lang w:val="en-US" w:eastAsia="en-US"/>
            </w:rPr>
          </w:rPrChange>
        </w:rPr>
        <w:t>'</w:t>
      </w:r>
      <w:proofErr w:type="spellStart"/>
      <w:r w:rsidRPr="009B5560">
        <w:rPr>
          <w:color w:val="CE9178"/>
          <w:lang w:eastAsia="en-US"/>
          <w:rPrChange w:id="344" w:author="Iain Murray" w:date="2024-04-03T10:45:00Z">
            <w:rPr>
              <w:color w:val="CE9178"/>
              <w:lang w:val="en-US" w:eastAsia="en-US"/>
            </w:rPr>
          </w:rPrChange>
        </w:rPr>
        <w:t>key_event_select</w:t>
      </w:r>
      <w:proofErr w:type="spellEnd"/>
      <w:r w:rsidRPr="009B5560">
        <w:rPr>
          <w:color w:val="CE9178"/>
          <w:lang w:eastAsia="en-US"/>
          <w:rPrChange w:id="345" w:author="Iain Murray" w:date="2024-04-03T10:45:00Z">
            <w:rPr>
              <w:color w:val="CE9178"/>
              <w:lang w:val="en-US" w:eastAsia="en-US"/>
            </w:rPr>
          </w:rPrChange>
        </w:rPr>
        <w:t>'</w:t>
      </w:r>
      <w:r w:rsidRPr="009B5560">
        <w:rPr>
          <w:color w:val="D4D4D4"/>
          <w:lang w:eastAsia="en-US"/>
          <w:rPrChange w:id="346" w:author="Iain Murray" w:date="2024-04-03T10:45:00Z">
            <w:rPr>
              <w:color w:val="D4D4D4"/>
              <w:lang w:val="en-US" w:eastAsia="en-US"/>
            </w:rPr>
          </w:rPrChange>
        </w:rPr>
        <w:t>)</w:t>
      </w:r>
    </w:p>
    <w:p w14:paraId="12E6CBD5" w14:textId="77777777" w:rsidR="00881DC1" w:rsidRPr="009B5560" w:rsidRDefault="00881DC1" w:rsidP="00881DC1">
      <w:pPr>
        <w:shd w:val="clear" w:color="auto" w:fill="1E1E1E"/>
        <w:spacing w:line="285" w:lineRule="atLeast"/>
        <w:jc w:val="left"/>
        <w:rPr>
          <w:color w:val="D4D4D4"/>
          <w:lang w:eastAsia="en-US"/>
          <w:rPrChange w:id="347" w:author="Iain Murray" w:date="2024-04-03T10:45:00Z">
            <w:rPr>
              <w:color w:val="D4D4D4"/>
              <w:lang w:val="en-US" w:eastAsia="en-US"/>
            </w:rPr>
          </w:rPrChange>
        </w:rPr>
      </w:pPr>
      <w:r w:rsidRPr="009B5560">
        <w:rPr>
          <w:color w:val="D4D4D4"/>
          <w:lang w:eastAsia="en-US"/>
          <w:rPrChange w:id="348" w:author="Iain Murray" w:date="2024-04-03T10:45:00Z">
            <w:rPr>
              <w:color w:val="D4D4D4"/>
              <w:lang w:val="en-US" w:eastAsia="en-US"/>
            </w:rPr>
          </w:rPrChange>
        </w:rPr>
        <w:t xml:space="preserve">    </w:t>
      </w:r>
      <w:proofErr w:type="spellStart"/>
      <w:r w:rsidRPr="009B5560">
        <w:rPr>
          <w:color w:val="9CDCFE"/>
          <w:lang w:eastAsia="en-US"/>
          <w:rPrChange w:id="349" w:author="Iain Murray" w:date="2024-04-03T10:45:00Z">
            <w:rPr>
              <w:color w:val="9CDCFE"/>
              <w:lang w:val="en-US" w:eastAsia="en-US"/>
            </w:rPr>
          </w:rPrChange>
        </w:rPr>
        <w:t>selected_data</w:t>
      </w:r>
      <w:proofErr w:type="spellEnd"/>
      <w:r w:rsidRPr="009B5560">
        <w:rPr>
          <w:color w:val="D4D4D4"/>
          <w:lang w:eastAsia="en-US"/>
          <w:rPrChange w:id="350" w:author="Iain Murray" w:date="2024-04-03T10:45:00Z">
            <w:rPr>
              <w:color w:val="D4D4D4"/>
              <w:lang w:val="en-US" w:eastAsia="en-US"/>
            </w:rPr>
          </w:rPrChange>
        </w:rPr>
        <w:t xml:space="preserve"> = </w:t>
      </w:r>
      <w:proofErr w:type="spellStart"/>
      <w:r w:rsidRPr="009B5560">
        <w:rPr>
          <w:color w:val="9CDCFE"/>
          <w:lang w:eastAsia="en-US"/>
          <w:rPrChange w:id="351" w:author="Iain Murray" w:date="2024-04-03T10:45:00Z">
            <w:rPr>
              <w:color w:val="9CDCFE"/>
              <w:lang w:val="en-US" w:eastAsia="en-US"/>
            </w:rPr>
          </w:rPrChange>
        </w:rPr>
        <w:t>filtered_data</w:t>
      </w:r>
      <w:proofErr w:type="spellEnd"/>
      <w:r w:rsidRPr="009B5560">
        <w:rPr>
          <w:color w:val="D4D4D4"/>
          <w:lang w:eastAsia="en-US"/>
          <w:rPrChange w:id="352" w:author="Iain Murray" w:date="2024-04-03T10:45:00Z">
            <w:rPr>
              <w:color w:val="D4D4D4"/>
              <w:lang w:val="en-US" w:eastAsia="en-US"/>
            </w:rPr>
          </w:rPrChange>
        </w:rPr>
        <w:t>[</w:t>
      </w:r>
      <w:proofErr w:type="spellStart"/>
      <w:r w:rsidRPr="009B5560">
        <w:rPr>
          <w:color w:val="9CDCFE"/>
          <w:lang w:eastAsia="en-US"/>
          <w:rPrChange w:id="353" w:author="Iain Murray" w:date="2024-04-03T10:45:00Z">
            <w:rPr>
              <w:color w:val="9CDCFE"/>
              <w:lang w:val="en-US" w:eastAsia="en-US"/>
            </w:rPr>
          </w:rPrChange>
        </w:rPr>
        <w:t>filtered_data</w:t>
      </w:r>
      <w:proofErr w:type="spellEnd"/>
      <w:r w:rsidRPr="009B5560">
        <w:rPr>
          <w:color w:val="D4D4D4"/>
          <w:lang w:eastAsia="en-US"/>
          <w:rPrChange w:id="354" w:author="Iain Murray" w:date="2024-04-03T10:45:00Z">
            <w:rPr>
              <w:color w:val="D4D4D4"/>
              <w:lang w:val="en-US" w:eastAsia="en-US"/>
            </w:rPr>
          </w:rPrChange>
        </w:rPr>
        <w:t>[</w:t>
      </w:r>
      <w:r w:rsidRPr="009B5560">
        <w:rPr>
          <w:color w:val="CE9178"/>
          <w:lang w:eastAsia="en-US"/>
          <w:rPrChange w:id="355" w:author="Iain Murray" w:date="2024-04-03T10:45:00Z">
            <w:rPr>
              <w:color w:val="CE9178"/>
              <w:lang w:val="en-US" w:eastAsia="en-US"/>
            </w:rPr>
          </w:rPrChange>
        </w:rPr>
        <w:t>'</w:t>
      </w:r>
      <w:proofErr w:type="spellStart"/>
      <w:r w:rsidRPr="009B5560">
        <w:rPr>
          <w:color w:val="CE9178"/>
          <w:lang w:eastAsia="en-US"/>
          <w:rPrChange w:id="356" w:author="Iain Murray" w:date="2024-04-03T10:45:00Z">
            <w:rPr>
              <w:color w:val="CE9178"/>
              <w:lang w:val="en-US" w:eastAsia="en-US"/>
            </w:rPr>
          </w:rPrChange>
        </w:rPr>
        <w:t>KeyEventNotes</w:t>
      </w:r>
      <w:proofErr w:type="spellEnd"/>
      <w:r w:rsidRPr="009B5560">
        <w:rPr>
          <w:color w:val="CE9178"/>
          <w:lang w:eastAsia="en-US"/>
          <w:rPrChange w:id="357" w:author="Iain Murray" w:date="2024-04-03T10:45:00Z">
            <w:rPr>
              <w:color w:val="CE9178"/>
              <w:lang w:val="en-US" w:eastAsia="en-US"/>
            </w:rPr>
          </w:rPrChange>
        </w:rPr>
        <w:t>'</w:t>
      </w:r>
      <w:r w:rsidRPr="009B5560">
        <w:rPr>
          <w:color w:val="D4D4D4"/>
          <w:lang w:eastAsia="en-US"/>
          <w:rPrChange w:id="358" w:author="Iain Murray" w:date="2024-04-03T10:45:00Z">
            <w:rPr>
              <w:color w:val="D4D4D4"/>
              <w:lang w:val="en-US" w:eastAsia="en-US"/>
            </w:rPr>
          </w:rPrChange>
        </w:rPr>
        <w:t xml:space="preserve">] == </w:t>
      </w:r>
      <w:proofErr w:type="spellStart"/>
      <w:r w:rsidRPr="009B5560">
        <w:rPr>
          <w:color w:val="9CDCFE"/>
          <w:lang w:eastAsia="en-US"/>
          <w:rPrChange w:id="359" w:author="Iain Murray" w:date="2024-04-03T10:45:00Z">
            <w:rPr>
              <w:color w:val="9CDCFE"/>
              <w:lang w:val="en-US" w:eastAsia="en-US"/>
            </w:rPr>
          </w:rPrChange>
        </w:rPr>
        <w:t>key_event_note_select</w:t>
      </w:r>
      <w:proofErr w:type="spellEnd"/>
      <w:r w:rsidRPr="009B5560">
        <w:rPr>
          <w:color w:val="D4D4D4"/>
          <w:lang w:eastAsia="en-US"/>
          <w:rPrChange w:id="360" w:author="Iain Murray" w:date="2024-04-03T10:45:00Z">
            <w:rPr>
              <w:color w:val="D4D4D4"/>
              <w:lang w:val="en-US" w:eastAsia="en-US"/>
            </w:rPr>
          </w:rPrChange>
        </w:rPr>
        <w:t>]</w:t>
      </w:r>
    </w:p>
    <w:p w14:paraId="3B265D7B" w14:textId="77777777" w:rsidR="00881DC1" w:rsidRPr="009B5560" w:rsidRDefault="00881DC1" w:rsidP="00881DC1">
      <w:pPr>
        <w:shd w:val="clear" w:color="auto" w:fill="1E1E1E"/>
        <w:spacing w:line="285" w:lineRule="atLeast"/>
        <w:jc w:val="left"/>
        <w:rPr>
          <w:color w:val="D4D4D4"/>
          <w:lang w:eastAsia="en-US"/>
          <w:rPrChange w:id="361" w:author="Iain Murray" w:date="2024-04-03T10:45:00Z">
            <w:rPr>
              <w:color w:val="D4D4D4"/>
              <w:lang w:val="en-US" w:eastAsia="en-US"/>
            </w:rPr>
          </w:rPrChange>
        </w:rPr>
      </w:pPr>
      <w:r w:rsidRPr="009B5560">
        <w:rPr>
          <w:color w:val="D4D4D4"/>
          <w:lang w:eastAsia="en-US"/>
          <w:rPrChange w:id="362" w:author="Iain Murray" w:date="2024-04-03T10:45:00Z">
            <w:rPr>
              <w:color w:val="D4D4D4"/>
              <w:lang w:val="en-US" w:eastAsia="en-US"/>
            </w:rPr>
          </w:rPrChange>
        </w:rPr>
        <w:t xml:space="preserve">    </w:t>
      </w:r>
      <w:proofErr w:type="spellStart"/>
      <w:r w:rsidRPr="009B5560">
        <w:rPr>
          <w:color w:val="DCDCAA"/>
          <w:lang w:eastAsia="en-US"/>
          <w:rPrChange w:id="363" w:author="Iain Murray" w:date="2024-04-03T10:45:00Z">
            <w:rPr>
              <w:color w:val="DCDCAA"/>
              <w:lang w:val="en-US" w:eastAsia="en-US"/>
            </w:rPr>
          </w:rPrChange>
        </w:rPr>
        <w:t>display_map</w:t>
      </w:r>
      <w:proofErr w:type="spellEnd"/>
      <w:r w:rsidRPr="009B5560">
        <w:rPr>
          <w:color w:val="D4D4D4"/>
          <w:lang w:eastAsia="en-US"/>
          <w:rPrChange w:id="364" w:author="Iain Murray" w:date="2024-04-03T10:45:00Z">
            <w:rPr>
              <w:color w:val="D4D4D4"/>
              <w:lang w:val="en-US" w:eastAsia="en-US"/>
            </w:rPr>
          </w:rPrChange>
        </w:rPr>
        <w:t>(</w:t>
      </w:r>
      <w:proofErr w:type="spellStart"/>
      <w:r w:rsidRPr="009B5560">
        <w:rPr>
          <w:color w:val="9CDCFE"/>
          <w:lang w:eastAsia="en-US"/>
          <w:rPrChange w:id="365" w:author="Iain Murray" w:date="2024-04-03T10:45:00Z">
            <w:rPr>
              <w:color w:val="9CDCFE"/>
              <w:lang w:val="en-US" w:eastAsia="en-US"/>
            </w:rPr>
          </w:rPrChange>
        </w:rPr>
        <w:t>selected_data</w:t>
      </w:r>
      <w:proofErr w:type="spellEnd"/>
      <w:r w:rsidRPr="009B5560">
        <w:rPr>
          <w:color w:val="D4D4D4"/>
          <w:lang w:eastAsia="en-US"/>
          <w:rPrChange w:id="366" w:author="Iain Murray" w:date="2024-04-03T10:45:00Z">
            <w:rPr>
              <w:color w:val="D4D4D4"/>
              <w:lang w:val="en-US" w:eastAsia="en-US"/>
            </w:rPr>
          </w:rPrChange>
        </w:rPr>
        <w:t>)</w:t>
      </w:r>
    </w:p>
    <w:p w14:paraId="49DD0CE0" w14:textId="77777777" w:rsidR="00881DC1" w:rsidRPr="009B5560" w:rsidRDefault="00881DC1" w:rsidP="00881DC1">
      <w:pPr>
        <w:shd w:val="clear" w:color="auto" w:fill="1E1E1E"/>
        <w:spacing w:line="285" w:lineRule="atLeast"/>
        <w:jc w:val="left"/>
        <w:rPr>
          <w:color w:val="D4D4D4"/>
          <w:lang w:eastAsia="en-US"/>
          <w:rPrChange w:id="367" w:author="Iain Murray" w:date="2024-04-03T10:45:00Z">
            <w:rPr>
              <w:color w:val="D4D4D4"/>
              <w:lang w:val="en-US" w:eastAsia="en-US"/>
            </w:rPr>
          </w:rPrChange>
        </w:rPr>
      </w:pPr>
      <w:proofErr w:type="spellStart"/>
      <w:r w:rsidRPr="009B5560">
        <w:rPr>
          <w:color w:val="C586C0"/>
          <w:lang w:eastAsia="en-US"/>
          <w:rPrChange w:id="368" w:author="Iain Murray" w:date="2024-04-03T10:45:00Z">
            <w:rPr>
              <w:color w:val="C586C0"/>
              <w:lang w:val="en-US" w:eastAsia="en-US"/>
            </w:rPr>
          </w:rPrChange>
        </w:rPr>
        <w:t>elif</w:t>
      </w:r>
      <w:proofErr w:type="spellEnd"/>
      <w:r w:rsidRPr="009B5560">
        <w:rPr>
          <w:color w:val="D4D4D4"/>
          <w:lang w:eastAsia="en-US"/>
          <w:rPrChange w:id="369" w:author="Iain Murray" w:date="2024-04-03T10:45:00Z">
            <w:rPr>
              <w:color w:val="D4D4D4"/>
              <w:lang w:val="en-US" w:eastAsia="en-US"/>
            </w:rPr>
          </w:rPrChange>
        </w:rPr>
        <w:t xml:space="preserve"> </w:t>
      </w:r>
      <w:proofErr w:type="spellStart"/>
      <w:r w:rsidRPr="009B5560">
        <w:rPr>
          <w:color w:val="9CDCFE"/>
          <w:lang w:eastAsia="en-US"/>
          <w:rPrChange w:id="370" w:author="Iain Murray" w:date="2024-04-03T10:45:00Z">
            <w:rPr>
              <w:color w:val="9CDCFE"/>
              <w:lang w:val="en-US" w:eastAsia="en-US"/>
            </w:rPr>
          </w:rPrChange>
        </w:rPr>
        <w:t>view_option</w:t>
      </w:r>
      <w:proofErr w:type="spellEnd"/>
      <w:r w:rsidRPr="009B5560">
        <w:rPr>
          <w:color w:val="D4D4D4"/>
          <w:lang w:eastAsia="en-US"/>
          <w:rPrChange w:id="371" w:author="Iain Murray" w:date="2024-04-03T10:45:00Z">
            <w:rPr>
              <w:color w:val="D4D4D4"/>
              <w:lang w:val="en-US" w:eastAsia="en-US"/>
            </w:rPr>
          </w:rPrChange>
        </w:rPr>
        <w:t xml:space="preserve"> == </w:t>
      </w:r>
      <w:r w:rsidRPr="009B5560">
        <w:rPr>
          <w:color w:val="CE9178"/>
          <w:lang w:eastAsia="en-US"/>
          <w:rPrChange w:id="372" w:author="Iain Murray" w:date="2024-04-03T10:45:00Z">
            <w:rPr>
              <w:color w:val="CE9178"/>
              <w:lang w:val="en-US" w:eastAsia="en-US"/>
            </w:rPr>
          </w:rPrChange>
        </w:rPr>
        <w:t xml:space="preserve">"Show All </w:t>
      </w:r>
      <w:proofErr w:type="spellStart"/>
      <w:r w:rsidRPr="009B5560">
        <w:rPr>
          <w:color w:val="CE9178"/>
          <w:lang w:eastAsia="en-US"/>
          <w:rPrChange w:id="373" w:author="Iain Murray" w:date="2024-04-03T10:45:00Z">
            <w:rPr>
              <w:color w:val="CE9178"/>
              <w:lang w:val="en-US" w:eastAsia="en-US"/>
            </w:rPr>
          </w:rPrChange>
        </w:rPr>
        <w:t>KeyEventNotes</w:t>
      </w:r>
      <w:proofErr w:type="spellEnd"/>
      <w:r w:rsidRPr="009B5560">
        <w:rPr>
          <w:color w:val="CE9178"/>
          <w:lang w:eastAsia="en-US"/>
          <w:rPrChange w:id="374" w:author="Iain Murray" w:date="2024-04-03T10:45:00Z">
            <w:rPr>
              <w:color w:val="CE9178"/>
              <w:lang w:val="en-US" w:eastAsia="en-US"/>
            </w:rPr>
          </w:rPrChange>
        </w:rPr>
        <w:t>"</w:t>
      </w:r>
      <w:r w:rsidRPr="009B5560">
        <w:rPr>
          <w:color w:val="D4D4D4"/>
          <w:lang w:eastAsia="en-US"/>
          <w:rPrChange w:id="375" w:author="Iain Murray" w:date="2024-04-03T10:45:00Z">
            <w:rPr>
              <w:color w:val="D4D4D4"/>
              <w:lang w:val="en-US" w:eastAsia="en-US"/>
            </w:rPr>
          </w:rPrChange>
        </w:rPr>
        <w:t>:</w:t>
      </w:r>
    </w:p>
    <w:p w14:paraId="4043DB5F" w14:textId="77777777" w:rsidR="00881DC1" w:rsidRPr="009B5560" w:rsidRDefault="00881DC1" w:rsidP="00881DC1">
      <w:pPr>
        <w:shd w:val="clear" w:color="auto" w:fill="1E1E1E"/>
        <w:spacing w:line="285" w:lineRule="atLeast"/>
        <w:jc w:val="left"/>
        <w:rPr>
          <w:color w:val="D4D4D4"/>
          <w:lang w:eastAsia="en-US"/>
          <w:rPrChange w:id="376" w:author="Iain Murray" w:date="2024-04-03T10:45:00Z">
            <w:rPr>
              <w:color w:val="D4D4D4"/>
              <w:lang w:val="en-US" w:eastAsia="en-US"/>
            </w:rPr>
          </w:rPrChange>
        </w:rPr>
      </w:pPr>
      <w:r w:rsidRPr="009B5560">
        <w:rPr>
          <w:color w:val="D4D4D4"/>
          <w:lang w:eastAsia="en-US"/>
          <w:rPrChange w:id="377" w:author="Iain Murray" w:date="2024-04-03T10:45:00Z">
            <w:rPr>
              <w:color w:val="D4D4D4"/>
              <w:lang w:val="en-US" w:eastAsia="en-US"/>
            </w:rPr>
          </w:rPrChange>
        </w:rPr>
        <w:t xml:space="preserve">    </w:t>
      </w:r>
      <w:proofErr w:type="spellStart"/>
      <w:r w:rsidRPr="009B5560">
        <w:rPr>
          <w:color w:val="DCDCAA"/>
          <w:lang w:eastAsia="en-US"/>
          <w:rPrChange w:id="378" w:author="Iain Murray" w:date="2024-04-03T10:45:00Z">
            <w:rPr>
              <w:color w:val="DCDCAA"/>
              <w:lang w:val="en-US" w:eastAsia="en-US"/>
            </w:rPr>
          </w:rPrChange>
        </w:rPr>
        <w:t>display_map</w:t>
      </w:r>
      <w:proofErr w:type="spellEnd"/>
      <w:r w:rsidRPr="009B5560">
        <w:rPr>
          <w:color w:val="D4D4D4"/>
          <w:lang w:eastAsia="en-US"/>
          <w:rPrChange w:id="379" w:author="Iain Murray" w:date="2024-04-03T10:45:00Z">
            <w:rPr>
              <w:color w:val="D4D4D4"/>
              <w:lang w:val="en-US" w:eastAsia="en-US"/>
            </w:rPr>
          </w:rPrChange>
        </w:rPr>
        <w:t>(</w:t>
      </w:r>
      <w:proofErr w:type="spellStart"/>
      <w:r w:rsidRPr="009B5560">
        <w:rPr>
          <w:color w:val="9CDCFE"/>
          <w:lang w:eastAsia="en-US"/>
          <w:rPrChange w:id="380" w:author="Iain Murray" w:date="2024-04-03T10:45:00Z">
            <w:rPr>
              <w:color w:val="9CDCFE"/>
              <w:lang w:val="en-US" w:eastAsia="en-US"/>
            </w:rPr>
          </w:rPrChange>
        </w:rPr>
        <w:t>filtered_data</w:t>
      </w:r>
      <w:proofErr w:type="spellEnd"/>
      <w:r w:rsidRPr="009B5560">
        <w:rPr>
          <w:color w:val="D4D4D4"/>
          <w:lang w:eastAsia="en-US"/>
          <w:rPrChange w:id="381" w:author="Iain Murray" w:date="2024-04-03T10:45:00Z">
            <w:rPr>
              <w:color w:val="D4D4D4"/>
              <w:lang w:val="en-US" w:eastAsia="en-US"/>
            </w:rPr>
          </w:rPrChange>
        </w:rPr>
        <w:t xml:space="preserve">)   </w:t>
      </w:r>
    </w:p>
    <w:p w14:paraId="064397DE" w14:textId="77777777" w:rsidR="00881DC1" w:rsidRPr="009B5560" w:rsidRDefault="00881DC1" w:rsidP="00881DC1">
      <w:pPr>
        <w:shd w:val="clear" w:color="auto" w:fill="1E1E1E"/>
        <w:spacing w:line="285" w:lineRule="atLeast"/>
        <w:jc w:val="left"/>
        <w:rPr>
          <w:color w:val="D4D4D4"/>
          <w:lang w:eastAsia="en-US"/>
          <w:rPrChange w:id="382" w:author="Iain Murray" w:date="2024-04-03T10:45:00Z">
            <w:rPr>
              <w:color w:val="D4D4D4"/>
              <w:lang w:val="en-US" w:eastAsia="en-US"/>
            </w:rPr>
          </w:rPrChange>
        </w:rPr>
      </w:pPr>
      <w:proofErr w:type="spellStart"/>
      <w:r w:rsidRPr="009B5560">
        <w:rPr>
          <w:color w:val="C586C0"/>
          <w:lang w:eastAsia="en-US"/>
          <w:rPrChange w:id="383" w:author="Iain Murray" w:date="2024-04-03T10:45:00Z">
            <w:rPr>
              <w:color w:val="C586C0"/>
              <w:lang w:val="en-US" w:eastAsia="en-US"/>
            </w:rPr>
          </w:rPrChange>
        </w:rPr>
        <w:t>elif</w:t>
      </w:r>
      <w:proofErr w:type="spellEnd"/>
      <w:r w:rsidRPr="009B5560">
        <w:rPr>
          <w:color w:val="D4D4D4"/>
          <w:lang w:eastAsia="en-US"/>
          <w:rPrChange w:id="384" w:author="Iain Murray" w:date="2024-04-03T10:45:00Z">
            <w:rPr>
              <w:color w:val="D4D4D4"/>
              <w:lang w:val="en-US" w:eastAsia="en-US"/>
            </w:rPr>
          </w:rPrChange>
        </w:rPr>
        <w:t xml:space="preserve"> </w:t>
      </w:r>
      <w:proofErr w:type="spellStart"/>
      <w:r w:rsidRPr="009B5560">
        <w:rPr>
          <w:color w:val="9CDCFE"/>
          <w:lang w:eastAsia="en-US"/>
          <w:rPrChange w:id="385" w:author="Iain Murray" w:date="2024-04-03T10:45:00Z">
            <w:rPr>
              <w:color w:val="9CDCFE"/>
              <w:lang w:val="en-US" w:eastAsia="en-US"/>
            </w:rPr>
          </w:rPrChange>
        </w:rPr>
        <w:t>view_option</w:t>
      </w:r>
      <w:proofErr w:type="spellEnd"/>
      <w:r w:rsidRPr="009B5560">
        <w:rPr>
          <w:color w:val="D4D4D4"/>
          <w:lang w:eastAsia="en-US"/>
          <w:rPrChange w:id="386" w:author="Iain Murray" w:date="2024-04-03T10:45:00Z">
            <w:rPr>
              <w:color w:val="D4D4D4"/>
              <w:lang w:val="en-US" w:eastAsia="en-US"/>
            </w:rPr>
          </w:rPrChange>
        </w:rPr>
        <w:t xml:space="preserve"> == </w:t>
      </w:r>
      <w:r w:rsidRPr="009B5560">
        <w:rPr>
          <w:color w:val="CE9178"/>
          <w:lang w:eastAsia="en-US"/>
          <w:rPrChange w:id="387" w:author="Iain Murray" w:date="2024-04-03T10:45:00Z">
            <w:rPr>
              <w:color w:val="CE9178"/>
              <w:lang w:val="en-US" w:eastAsia="en-US"/>
            </w:rPr>
          </w:rPrChange>
        </w:rPr>
        <w:t>"Select Time"</w:t>
      </w:r>
      <w:r w:rsidRPr="009B5560">
        <w:rPr>
          <w:color w:val="D4D4D4"/>
          <w:lang w:eastAsia="en-US"/>
          <w:rPrChange w:id="388" w:author="Iain Murray" w:date="2024-04-03T10:45:00Z">
            <w:rPr>
              <w:color w:val="D4D4D4"/>
              <w:lang w:val="en-US" w:eastAsia="en-US"/>
            </w:rPr>
          </w:rPrChange>
        </w:rPr>
        <w:t>:</w:t>
      </w:r>
    </w:p>
    <w:p w14:paraId="6A25D6A5" w14:textId="77777777" w:rsidR="00881DC1" w:rsidRPr="009B5560" w:rsidRDefault="00881DC1" w:rsidP="00881DC1">
      <w:pPr>
        <w:shd w:val="clear" w:color="auto" w:fill="1E1E1E"/>
        <w:spacing w:line="285" w:lineRule="atLeast"/>
        <w:jc w:val="left"/>
        <w:rPr>
          <w:color w:val="D4D4D4"/>
          <w:lang w:eastAsia="en-US"/>
          <w:rPrChange w:id="389" w:author="Iain Murray" w:date="2024-04-03T10:45:00Z">
            <w:rPr>
              <w:color w:val="D4D4D4"/>
              <w:lang w:val="en-US" w:eastAsia="en-US"/>
            </w:rPr>
          </w:rPrChange>
        </w:rPr>
      </w:pPr>
      <w:r w:rsidRPr="009B5560">
        <w:rPr>
          <w:color w:val="D4D4D4"/>
          <w:lang w:eastAsia="en-US"/>
          <w:rPrChange w:id="390" w:author="Iain Murray" w:date="2024-04-03T10:45:00Z">
            <w:rPr>
              <w:color w:val="D4D4D4"/>
              <w:lang w:val="en-US" w:eastAsia="en-US"/>
            </w:rPr>
          </w:rPrChange>
        </w:rPr>
        <w:t xml:space="preserve">    </w:t>
      </w:r>
      <w:proofErr w:type="spellStart"/>
      <w:r w:rsidRPr="009B5560">
        <w:rPr>
          <w:color w:val="9CDCFE"/>
          <w:lang w:eastAsia="en-US"/>
          <w:rPrChange w:id="391" w:author="Iain Murray" w:date="2024-04-03T10:45:00Z">
            <w:rPr>
              <w:color w:val="9CDCFE"/>
              <w:lang w:val="en-US" w:eastAsia="en-US"/>
            </w:rPr>
          </w:rPrChange>
        </w:rPr>
        <w:t>time_options</w:t>
      </w:r>
      <w:proofErr w:type="spellEnd"/>
      <w:r w:rsidRPr="009B5560">
        <w:rPr>
          <w:color w:val="D4D4D4"/>
          <w:lang w:eastAsia="en-US"/>
          <w:rPrChange w:id="392" w:author="Iain Murray" w:date="2024-04-03T10:45:00Z">
            <w:rPr>
              <w:color w:val="D4D4D4"/>
              <w:lang w:val="en-US" w:eastAsia="en-US"/>
            </w:rPr>
          </w:rPrChange>
        </w:rPr>
        <w:t xml:space="preserve"> = </w:t>
      </w:r>
      <w:proofErr w:type="spellStart"/>
      <w:r w:rsidRPr="009B5560">
        <w:rPr>
          <w:color w:val="9CDCFE"/>
          <w:lang w:eastAsia="en-US"/>
          <w:rPrChange w:id="393" w:author="Iain Murray" w:date="2024-04-03T10:45:00Z">
            <w:rPr>
              <w:color w:val="9CDCFE"/>
              <w:lang w:val="en-US" w:eastAsia="en-US"/>
            </w:rPr>
          </w:rPrChange>
        </w:rPr>
        <w:t>filtered_data</w:t>
      </w:r>
      <w:proofErr w:type="spellEnd"/>
      <w:r w:rsidRPr="009B5560">
        <w:rPr>
          <w:color w:val="D4D4D4"/>
          <w:lang w:eastAsia="en-US"/>
          <w:rPrChange w:id="394" w:author="Iain Murray" w:date="2024-04-03T10:45:00Z">
            <w:rPr>
              <w:color w:val="D4D4D4"/>
              <w:lang w:val="en-US" w:eastAsia="en-US"/>
            </w:rPr>
          </w:rPrChange>
        </w:rPr>
        <w:t>[</w:t>
      </w:r>
      <w:r w:rsidRPr="009B5560">
        <w:rPr>
          <w:color w:val="CE9178"/>
          <w:lang w:eastAsia="en-US"/>
          <w:rPrChange w:id="395" w:author="Iain Murray" w:date="2024-04-03T10:45:00Z">
            <w:rPr>
              <w:color w:val="CE9178"/>
              <w:lang w:val="en-US" w:eastAsia="en-US"/>
            </w:rPr>
          </w:rPrChange>
        </w:rPr>
        <w:t>'</w:t>
      </w:r>
      <w:proofErr w:type="spellStart"/>
      <w:r w:rsidRPr="009B5560">
        <w:rPr>
          <w:color w:val="CE9178"/>
          <w:lang w:eastAsia="en-US"/>
          <w:rPrChange w:id="396" w:author="Iain Murray" w:date="2024-04-03T10:45:00Z">
            <w:rPr>
              <w:color w:val="CE9178"/>
              <w:lang w:val="en-US" w:eastAsia="en-US"/>
            </w:rPr>
          </w:rPrChange>
        </w:rPr>
        <w:t>DateTime</w:t>
      </w:r>
      <w:proofErr w:type="spellEnd"/>
      <w:r w:rsidRPr="009B5560">
        <w:rPr>
          <w:color w:val="CE9178"/>
          <w:lang w:eastAsia="en-US"/>
          <w:rPrChange w:id="397" w:author="Iain Murray" w:date="2024-04-03T10:45:00Z">
            <w:rPr>
              <w:color w:val="CE9178"/>
              <w:lang w:val="en-US" w:eastAsia="en-US"/>
            </w:rPr>
          </w:rPrChange>
        </w:rPr>
        <w:t>'</w:t>
      </w:r>
      <w:r w:rsidRPr="009B5560">
        <w:rPr>
          <w:color w:val="D4D4D4"/>
          <w:lang w:eastAsia="en-US"/>
          <w:rPrChange w:id="398" w:author="Iain Murray" w:date="2024-04-03T10:45:00Z">
            <w:rPr>
              <w:color w:val="D4D4D4"/>
              <w:lang w:val="en-US" w:eastAsia="en-US"/>
            </w:rPr>
          </w:rPrChange>
        </w:rPr>
        <w:t>].</w:t>
      </w:r>
      <w:proofErr w:type="spellStart"/>
      <w:proofErr w:type="gramStart"/>
      <w:r w:rsidRPr="009B5560">
        <w:rPr>
          <w:color w:val="D4D4D4"/>
          <w:lang w:eastAsia="en-US"/>
          <w:rPrChange w:id="399" w:author="Iain Murray" w:date="2024-04-03T10:45:00Z">
            <w:rPr>
              <w:color w:val="D4D4D4"/>
              <w:lang w:val="en-US" w:eastAsia="en-US"/>
            </w:rPr>
          </w:rPrChange>
        </w:rPr>
        <w:t>dt.strftime</w:t>
      </w:r>
      <w:proofErr w:type="spellEnd"/>
      <w:proofErr w:type="gramEnd"/>
      <w:r w:rsidRPr="009B5560">
        <w:rPr>
          <w:color w:val="D4D4D4"/>
          <w:lang w:eastAsia="en-US"/>
          <w:rPrChange w:id="400" w:author="Iain Murray" w:date="2024-04-03T10:45:00Z">
            <w:rPr>
              <w:color w:val="D4D4D4"/>
              <w:lang w:val="en-US" w:eastAsia="en-US"/>
            </w:rPr>
          </w:rPrChange>
        </w:rPr>
        <w:t>(</w:t>
      </w:r>
      <w:r w:rsidRPr="009B5560">
        <w:rPr>
          <w:color w:val="CE9178"/>
          <w:lang w:eastAsia="en-US"/>
          <w:rPrChange w:id="401" w:author="Iain Murray" w:date="2024-04-03T10:45:00Z">
            <w:rPr>
              <w:color w:val="CE9178"/>
              <w:lang w:val="en-US" w:eastAsia="en-US"/>
            </w:rPr>
          </w:rPrChange>
        </w:rPr>
        <w:t>'%Y-%m-</w:t>
      </w:r>
      <w:r w:rsidRPr="009B5560">
        <w:rPr>
          <w:color w:val="569CD6"/>
          <w:lang w:eastAsia="en-US"/>
          <w:rPrChange w:id="402" w:author="Iain Murray" w:date="2024-04-03T10:45:00Z">
            <w:rPr>
              <w:color w:val="569CD6"/>
              <w:lang w:val="en-US" w:eastAsia="en-US"/>
            </w:rPr>
          </w:rPrChange>
        </w:rPr>
        <w:t>%d</w:t>
      </w:r>
      <w:r w:rsidRPr="009B5560">
        <w:rPr>
          <w:color w:val="CE9178"/>
          <w:lang w:eastAsia="en-US"/>
          <w:rPrChange w:id="403" w:author="Iain Murray" w:date="2024-04-03T10:45:00Z">
            <w:rPr>
              <w:color w:val="CE9178"/>
              <w:lang w:val="en-US" w:eastAsia="en-US"/>
            </w:rPr>
          </w:rPrChange>
        </w:rPr>
        <w:t xml:space="preserve"> %H:%M:%S'</w:t>
      </w:r>
      <w:r w:rsidRPr="009B5560">
        <w:rPr>
          <w:color w:val="D4D4D4"/>
          <w:lang w:eastAsia="en-US"/>
          <w:rPrChange w:id="404" w:author="Iain Murray" w:date="2024-04-03T10:45:00Z">
            <w:rPr>
              <w:color w:val="D4D4D4"/>
              <w:lang w:val="en-US" w:eastAsia="en-US"/>
            </w:rPr>
          </w:rPrChange>
        </w:rPr>
        <w:t>).</w:t>
      </w:r>
      <w:proofErr w:type="spellStart"/>
      <w:r w:rsidRPr="009B5560">
        <w:rPr>
          <w:color w:val="D4D4D4"/>
          <w:lang w:eastAsia="en-US"/>
          <w:rPrChange w:id="405" w:author="Iain Murray" w:date="2024-04-03T10:45:00Z">
            <w:rPr>
              <w:color w:val="D4D4D4"/>
              <w:lang w:val="en-US" w:eastAsia="en-US"/>
            </w:rPr>
          </w:rPrChange>
        </w:rPr>
        <w:t>sort_values</w:t>
      </w:r>
      <w:proofErr w:type="spellEnd"/>
      <w:r w:rsidRPr="009B5560">
        <w:rPr>
          <w:color w:val="D4D4D4"/>
          <w:lang w:eastAsia="en-US"/>
          <w:rPrChange w:id="406" w:author="Iain Murray" w:date="2024-04-03T10:45:00Z">
            <w:rPr>
              <w:color w:val="D4D4D4"/>
              <w:lang w:val="en-US" w:eastAsia="en-US"/>
            </w:rPr>
          </w:rPrChange>
        </w:rPr>
        <w:t>().unique()</w:t>
      </w:r>
    </w:p>
    <w:p w14:paraId="48A85E38" w14:textId="77777777" w:rsidR="00881DC1" w:rsidRPr="009B5560" w:rsidRDefault="00881DC1" w:rsidP="00881DC1">
      <w:pPr>
        <w:shd w:val="clear" w:color="auto" w:fill="1E1E1E"/>
        <w:spacing w:line="285" w:lineRule="atLeast"/>
        <w:jc w:val="left"/>
        <w:rPr>
          <w:color w:val="D4D4D4"/>
          <w:lang w:eastAsia="en-US"/>
          <w:rPrChange w:id="407" w:author="Iain Murray" w:date="2024-04-03T10:45:00Z">
            <w:rPr>
              <w:color w:val="D4D4D4"/>
              <w:lang w:val="en-US" w:eastAsia="en-US"/>
            </w:rPr>
          </w:rPrChange>
        </w:rPr>
      </w:pPr>
      <w:r w:rsidRPr="009B5560">
        <w:rPr>
          <w:color w:val="D4D4D4"/>
          <w:lang w:eastAsia="en-US"/>
          <w:rPrChange w:id="408" w:author="Iain Murray" w:date="2024-04-03T10:45:00Z">
            <w:rPr>
              <w:color w:val="D4D4D4"/>
              <w:lang w:val="en-US" w:eastAsia="en-US"/>
            </w:rPr>
          </w:rPrChange>
        </w:rPr>
        <w:t xml:space="preserve">    </w:t>
      </w:r>
      <w:proofErr w:type="spellStart"/>
      <w:r w:rsidRPr="009B5560">
        <w:rPr>
          <w:color w:val="9CDCFE"/>
          <w:lang w:eastAsia="en-US"/>
          <w:rPrChange w:id="409" w:author="Iain Murray" w:date="2024-04-03T10:45:00Z">
            <w:rPr>
              <w:color w:val="9CDCFE"/>
              <w:lang w:val="en-US" w:eastAsia="en-US"/>
            </w:rPr>
          </w:rPrChange>
        </w:rPr>
        <w:t>selected_time</w:t>
      </w:r>
      <w:proofErr w:type="spellEnd"/>
      <w:r w:rsidRPr="009B5560">
        <w:rPr>
          <w:color w:val="D4D4D4"/>
          <w:lang w:eastAsia="en-US"/>
          <w:rPrChange w:id="410" w:author="Iain Murray" w:date="2024-04-03T10:45:00Z">
            <w:rPr>
              <w:color w:val="D4D4D4"/>
              <w:lang w:val="en-US" w:eastAsia="en-US"/>
            </w:rPr>
          </w:rPrChange>
        </w:rPr>
        <w:t xml:space="preserve"> = </w:t>
      </w:r>
      <w:proofErr w:type="spellStart"/>
      <w:proofErr w:type="gramStart"/>
      <w:r w:rsidRPr="009B5560">
        <w:rPr>
          <w:color w:val="4EC9B0"/>
          <w:lang w:eastAsia="en-US"/>
          <w:rPrChange w:id="411" w:author="Iain Murray" w:date="2024-04-03T10:45:00Z">
            <w:rPr>
              <w:color w:val="4EC9B0"/>
              <w:lang w:val="en-US" w:eastAsia="en-US"/>
            </w:rPr>
          </w:rPrChange>
        </w:rPr>
        <w:t>st</w:t>
      </w:r>
      <w:r w:rsidRPr="009B5560">
        <w:rPr>
          <w:color w:val="D4D4D4"/>
          <w:lang w:eastAsia="en-US"/>
          <w:rPrChange w:id="412" w:author="Iain Murray" w:date="2024-04-03T10:45:00Z">
            <w:rPr>
              <w:color w:val="D4D4D4"/>
              <w:lang w:val="en-US" w:eastAsia="en-US"/>
            </w:rPr>
          </w:rPrChange>
        </w:rPr>
        <w:t>.sidebar</w:t>
      </w:r>
      <w:proofErr w:type="gramEnd"/>
      <w:r w:rsidRPr="009B5560">
        <w:rPr>
          <w:color w:val="D4D4D4"/>
          <w:lang w:eastAsia="en-US"/>
          <w:rPrChange w:id="413" w:author="Iain Murray" w:date="2024-04-03T10:45:00Z">
            <w:rPr>
              <w:color w:val="D4D4D4"/>
              <w:lang w:val="en-US" w:eastAsia="en-US"/>
            </w:rPr>
          </w:rPrChange>
        </w:rPr>
        <w:t>.select_slider</w:t>
      </w:r>
      <w:proofErr w:type="spellEnd"/>
      <w:r w:rsidRPr="009B5560">
        <w:rPr>
          <w:color w:val="D4D4D4"/>
          <w:lang w:eastAsia="en-US"/>
          <w:rPrChange w:id="414" w:author="Iain Murray" w:date="2024-04-03T10:45:00Z">
            <w:rPr>
              <w:color w:val="D4D4D4"/>
              <w:lang w:val="en-US" w:eastAsia="en-US"/>
            </w:rPr>
          </w:rPrChange>
        </w:rPr>
        <w:t>(</w:t>
      </w:r>
      <w:r w:rsidRPr="009B5560">
        <w:rPr>
          <w:color w:val="CE9178"/>
          <w:lang w:eastAsia="en-US"/>
          <w:rPrChange w:id="415" w:author="Iain Murray" w:date="2024-04-03T10:45:00Z">
            <w:rPr>
              <w:color w:val="CE9178"/>
              <w:lang w:val="en-US" w:eastAsia="en-US"/>
            </w:rPr>
          </w:rPrChange>
        </w:rPr>
        <w:t>'Select Time:'</w:t>
      </w:r>
      <w:r w:rsidRPr="009B5560">
        <w:rPr>
          <w:color w:val="D4D4D4"/>
          <w:lang w:eastAsia="en-US"/>
          <w:rPrChange w:id="416" w:author="Iain Murray" w:date="2024-04-03T10:45:00Z">
            <w:rPr>
              <w:color w:val="D4D4D4"/>
              <w:lang w:val="en-US" w:eastAsia="en-US"/>
            </w:rPr>
          </w:rPrChange>
        </w:rPr>
        <w:t xml:space="preserve">, </w:t>
      </w:r>
      <w:r w:rsidRPr="009B5560">
        <w:rPr>
          <w:color w:val="9CDCFE"/>
          <w:lang w:eastAsia="en-US"/>
          <w:rPrChange w:id="417" w:author="Iain Murray" w:date="2024-04-03T10:45:00Z">
            <w:rPr>
              <w:color w:val="9CDCFE"/>
              <w:lang w:val="en-US" w:eastAsia="en-US"/>
            </w:rPr>
          </w:rPrChange>
        </w:rPr>
        <w:t>options</w:t>
      </w:r>
      <w:r w:rsidRPr="009B5560">
        <w:rPr>
          <w:color w:val="D4D4D4"/>
          <w:lang w:eastAsia="en-US"/>
          <w:rPrChange w:id="418" w:author="Iain Murray" w:date="2024-04-03T10:45:00Z">
            <w:rPr>
              <w:color w:val="D4D4D4"/>
              <w:lang w:val="en-US" w:eastAsia="en-US"/>
            </w:rPr>
          </w:rPrChange>
        </w:rPr>
        <w:t>=</w:t>
      </w:r>
      <w:proofErr w:type="spellStart"/>
      <w:r w:rsidRPr="009B5560">
        <w:rPr>
          <w:color w:val="9CDCFE"/>
          <w:lang w:eastAsia="en-US"/>
          <w:rPrChange w:id="419" w:author="Iain Murray" w:date="2024-04-03T10:45:00Z">
            <w:rPr>
              <w:color w:val="9CDCFE"/>
              <w:lang w:val="en-US" w:eastAsia="en-US"/>
            </w:rPr>
          </w:rPrChange>
        </w:rPr>
        <w:t>time_options</w:t>
      </w:r>
      <w:proofErr w:type="spellEnd"/>
      <w:r w:rsidRPr="009B5560">
        <w:rPr>
          <w:color w:val="D4D4D4"/>
          <w:lang w:eastAsia="en-US"/>
          <w:rPrChange w:id="420" w:author="Iain Murray" w:date="2024-04-03T10:45:00Z">
            <w:rPr>
              <w:color w:val="D4D4D4"/>
              <w:lang w:val="en-US" w:eastAsia="en-US"/>
            </w:rPr>
          </w:rPrChange>
        </w:rPr>
        <w:t xml:space="preserve">, </w:t>
      </w:r>
      <w:r w:rsidRPr="009B5560">
        <w:rPr>
          <w:color w:val="9CDCFE"/>
          <w:lang w:eastAsia="en-US"/>
          <w:rPrChange w:id="421" w:author="Iain Murray" w:date="2024-04-03T10:45:00Z">
            <w:rPr>
              <w:color w:val="9CDCFE"/>
              <w:lang w:val="en-US" w:eastAsia="en-US"/>
            </w:rPr>
          </w:rPrChange>
        </w:rPr>
        <w:t>key</w:t>
      </w:r>
      <w:r w:rsidRPr="009B5560">
        <w:rPr>
          <w:color w:val="D4D4D4"/>
          <w:lang w:eastAsia="en-US"/>
          <w:rPrChange w:id="422" w:author="Iain Murray" w:date="2024-04-03T10:45:00Z">
            <w:rPr>
              <w:color w:val="D4D4D4"/>
              <w:lang w:val="en-US" w:eastAsia="en-US"/>
            </w:rPr>
          </w:rPrChange>
        </w:rPr>
        <w:t>=</w:t>
      </w:r>
      <w:r w:rsidRPr="009B5560">
        <w:rPr>
          <w:color w:val="CE9178"/>
          <w:lang w:eastAsia="en-US"/>
          <w:rPrChange w:id="423" w:author="Iain Murray" w:date="2024-04-03T10:45:00Z">
            <w:rPr>
              <w:color w:val="CE9178"/>
              <w:lang w:val="en-US" w:eastAsia="en-US"/>
            </w:rPr>
          </w:rPrChange>
        </w:rPr>
        <w:t>'</w:t>
      </w:r>
      <w:proofErr w:type="spellStart"/>
      <w:r w:rsidRPr="009B5560">
        <w:rPr>
          <w:color w:val="CE9178"/>
          <w:lang w:eastAsia="en-US"/>
          <w:rPrChange w:id="424" w:author="Iain Murray" w:date="2024-04-03T10:45:00Z">
            <w:rPr>
              <w:color w:val="CE9178"/>
              <w:lang w:val="en-US" w:eastAsia="en-US"/>
            </w:rPr>
          </w:rPrChange>
        </w:rPr>
        <w:t>time_select</w:t>
      </w:r>
      <w:proofErr w:type="spellEnd"/>
      <w:r w:rsidRPr="009B5560">
        <w:rPr>
          <w:color w:val="CE9178"/>
          <w:lang w:eastAsia="en-US"/>
          <w:rPrChange w:id="425" w:author="Iain Murray" w:date="2024-04-03T10:45:00Z">
            <w:rPr>
              <w:color w:val="CE9178"/>
              <w:lang w:val="en-US" w:eastAsia="en-US"/>
            </w:rPr>
          </w:rPrChange>
        </w:rPr>
        <w:t>'</w:t>
      </w:r>
      <w:r w:rsidRPr="009B5560">
        <w:rPr>
          <w:color w:val="D4D4D4"/>
          <w:lang w:eastAsia="en-US"/>
          <w:rPrChange w:id="426" w:author="Iain Murray" w:date="2024-04-03T10:45:00Z">
            <w:rPr>
              <w:color w:val="D4D4D4"/>
              <w:lang w:val="en-US" w:eastAsia="en-US"/>
            </w:rPr>
          </w:rPrChange>
        </w:rPr>
        <w:t>)</w:t>
      </w:r>
    </w:p>
    <w:p w14:paraId="7E3361DB" w14:textId="77777777" w:rsidR="00881DC1" w:rsidRPr="009B5560" w:rsidRDefault="00881DC1" w:rsidP="00881DC1">
      <w:pPr>
        <w:shd w:val="clear" w:color="auto" w:fill="1E1E1E"/>
        <w:spacing w:line="285" w:lineRule="atLeast"/>
        <w:jc w:val="left"/>
        <w:rPr>
          <w:color w:val="D4D4D4"/>
          <w:lang w:eastAsia="en-US"/>
          <w:rPrChange w:id="427" w:author="Iain Murray" w:date="2024-04-03T10:45:00Z">
            <w:rPr>
              <w:color w:val="D4D4D4"/>
              <w:lang w:val="en-US" w:eastAsia="en-US"/>
            </w:rPr>
          </w:rPrChange>
        </w:rPr>
      </w:pPr>
      <w:r w:rsidRPr="009B5560">
        <w:rPr>
          <w:color w:val="D4D4D4"/>
          <w:lang w:eastAsia="en-US"/>
          <w:rPrChange w:id="428" w:author="Iain Murray" w:date="2024-04-03T10:45:00Z">
            <w:rPr>
              <w:color w:val="D4D4D4"/>
              <w:lang w:val="en-US" w:eastAsia="en-US"/>
            </w:rPr>
          </w:rPrChange>
        </w:rPr>
        <w:t xml:space="preserve">    </w:t>
      </w:r>
      <w:proofErr w:type="spellStart"/>
      <w:r w:rsidRPr="009B5560">
        <w:rPr>
          <w:color w:val="9CDCFE"/>
          <w:lang w:eastAsia="en-US"/>
          <w:rPrChange w:id="429" w:author="Iain Murray" w:date="2024-04-03T10:45:00Z">
            <w:rPr>
              <w:color w:val="9CDCFE"/>
              <w:lang w:val="en-US" w:eastAsia="en-US"/>
            </w:rPr>
          </w:rPrChange>
        </w:rPr>
        <w:t>selected_data</w:t>
      </w:r>
      <w:proofErr w:type="spellEnd"/>
      <w:r w:rsidRPr="009B5560">
        <w:rPr>
          <w:color w:val="D4D4D4"/>
          <w:lang w:eastAsia="en-US"/>
          <w:rPrChange w:id="430" w:author="Iain Murray" w:date="2024-04-03T10:45:00Z">
            <w:rPr>
              <w:color w:val="D4D4D4"/>
              <w:lang w:val="en-US" w:eastAsia="en-US"/>
            </w:rPr>
          </w:rPrChange>
        </w:rPr>
        <w:t xml:space="preserve"> = </w:t>
      </w:r>
      <w:proofErr w:type="spellStart"/>
      <w:r w:rsidRPr="009B5560">
        <w:rPr>
          <w:color w:val="9CDCFE"/>
          <w:lang w:eastAsia="en-US"/>
          <w:rPrChange w:id="431" w:author="Iain Murray" w:date="2024-04-03T10:45:00Z">
            <w:rPr>
              <w:color w:val="9CDCFE"/>
              <w:lang w:val="en-US" w:eastAsia="en-US"/>
            </w:rPr>
          </w:rPrChange>
        </w:rPr>
        <w:t>filtered_data</w:t>
      </w:r>
      <w:proofErr w:type="spellEnd"/>
      <w:r w:rsidRPr="009B5560">
        <w:rPr>
          <w:color w:val="D4D4D4"/>
          <w:lang w:eastAsia="en-US"/>
          <w:rPrChange w:id="432" w:author="Iain Murray" w:date="2024-04-03T10:45:00Z">
            <w:rPr>
              <w:color w:val="D4D4D4"/>
              <w:lang w:val="en-US" w:eastAsia="en-US"/>
            </w:rPr>
          </w:rPrChange>
        </w:rPr>
        <w:t>[</w:t>
      </w:r>
      <w:proofErr w:type="spellStart"/>
      <w:r w:rsidRPr="009B5560">
        <w:rPr>
          <w:color w:val="9CDCFE"/>
          <w:lang w:eastAsia="en-US"/>
          <w:rPrChange w:id="433" w:author="Iain Murray" w:date="2024-04-03T10:45:00Z">
            <w:rPr>
              <w:color w:val="9CDCFE"/>
              <w:lang w:val="en-US" w:eastAsia="en-US"/>
            </w:rPr>
          </w:rPrChange>
        </w:rPr>
        <w:t>filtered_data</w:t>
      </w:r>
      <w:proofErr w:type="spellEnd"/>
      <w:r w:rsidRPr="009B5560">
        <w:rPr>
          <w:color w:val="D4D4D4"/>
          <w:lang w:eastAsia="en-US"/>
          <w:rPrChange w:id="434" w:author="Iain Murray" w:date="2024-04-03T10:45:00Z">
            <w:rPr>
              <w:color w:val="D4D4D4"/>
              <w:lang w:val="en-US" w:eastAsia="en-US"/>
            </w:rPr>
          </w:rPrChange>
        </w:rPr>
        <w:t>[</w:t>
      </w:r>
      <w:r w:rsidRPr="009B5560">
        <w:rPr>
          <w:color w:val="CE9178"/>
          <w:lang w:eastAsia="en-US"/>
          <w:rPrChange w:id="435" w:author="Iain Murray" w:date="2024-04-03T10:45:00Z">
            <w:rPr>
              <w:color w:val="CE9178"/>
              <w:lang w:val="en-US" w:eastAsia="en-US"/>
            </w:rPr>
          </w:rPrChange>
        </w:rPr>
        <w:t>'</w:t>
      </w:r>
      <w:proofErr w:type="spellStart"/>
      <w:r w:rsidRPr="009B5560">
        <w:rPr>
          <w:color w:val="CE9178"/>
          <w:lang w:eastAsia="en-US"/>
          <w:rPrChange w:id="436" w:author="Iain Murray" w:date="2024-04-03T10:45:00Z">
            <w:rPr>
              <w:color w:val="CE9178"/>
              <w:lang w:val="en-US" w:eastAsia="en-US"/>
            </w:rPr>
          </w:rPrChange>
        </w:rPr>
        <w:t>DateTime</w:t>
      </w:r>
      <w:proofErr w:type="spellEnd"/>
      <w:r w:rsidRPr="009B5560">
        <w:rPr>
          <w:color w:val="CE9178"/>
          <w:lang w:eastAsia="en-US"/>
          <w:rPrChange w:id="437" w:author="Iain Murray" w:date="2024-04-03T10:45:00Z">
            <w:rPr>
              <w:color w:val="CE9178"/>
              <w:lang w:val="en-US" w:eastAsia="en-US"/>
            </w:rPr>
          </w:rPrChange>
        </w:rPr>
        <w:t>'</w:t>
      </w:r>
      <w:r w:rsidRPr="009B5560">
        <w:rPr>
          <w:color w:val="D4D4D4"/>
          <w:lang w:eastAsia="en-US"/>
          <w:rPrChange w:id="438" w:author="Iain Murray" w:date="2024-04-03T10:45:00Z">
            <w:rPr>
              <w:color w:val="D4D4D4"/>
              <w:lang w:val="en-US" w:eastAsia="en-US"/>
            </w:rPr>
          </w:rPrChange>
        </w:rPr>
        <w:t>].</w:t>
      </w:r>
      <w:proofErr w:type="spellStart"/>
      <w:proofErr w:type="gramStart"/>
      <w:r w:rsidRPr="009B5560">
        <w:rPr>
          <w:color w:val="D4D4D4"/>
          <w:lang w:eastAsia="en-US"/>
          <w:rPrChange w:id="439" w:author="Iain Murray" w:date="2024-04-03T10:45:00Z">
            <w:rPr>
              <w:color w:val="D4D4D4"/>
              <w:lang w:val="en-US" w:eastAsia="en-US"/>
            </w:rPr>
          </w:rPrChange>
        </w:rPr>
        <w:t>dt.strftime</w:t>
      </w:r>
      <w:proofErr w:type="spellEnd"/>
      <w:proofErr w:type="gramEnd"/>
      <w:r w:rsidRPr="009B5560">
        <w:rPr>
          <w:color w:val="D4D4D4"/>
          <w:lang w:eastAsia="en-US"/>
          <w:rPrChange w:id="440" w:author="Iain Murray" w:date="2024-04-03T10:45:00Z">
            <w:rPr>
              <w:color w:val="D4D4D4"/>
              <w:lang w:val="en-US" w:eastAsia="en-US"/>
            </w:rPr>
          </w:rPrChange>
        </w:rPr>
        <w:t>(</w:t>
      </w:r>
      <w:r w:rsidRPr="009B5560">
        <w:rPr>
          <w:color w:val="CE9178"/>
          <w:lang w:eastAsia="en-US"/>
          <w:rPrChange w:id="441" w:author="Iain Murray" w:date="2024-04-03T10:45:00Z">
            <w:rPr>
              <w:color w:val="CE9178"/>
              <w:lang w:val="en-US" w:eastAsia="en-US"/>
            </w:rPr>
          </w:rPrChange>
        </w:rPr>
        <w:t>'%Y-%m-</w:t>
      </w:r>
      <w:r w:rsidRPr="009B5560">
        <w:rPr>
          <w:color w:val="569CD6"/>
          <w:lang w:eastAsia="en-US"/>
          <w:rPrChange w:id="442" w:author="Iain Murray" w:date="2024-04-03T10:45:00Z">
            <w:rPr>
              <w:color w:val="569CD6"/>
              <w:lang w:val="en-US" w:eastAsia="en-US"/>
            </w:rPr>
          </w:rPrChange>
        </w:rPr>
        <w:t>%d</w:t>
      </w:r>
      <w:r w:rsidRPr="009B5560">
        <w:rPr>
          <w:color w:val="CE9178"/>
          <w:lang w:eastAsia="en-US"/>
          <w:rPrChange w:id="443" w:author="Iain Murray" w:date="2024-04-03T10:45:00Z">
            <w:rPr>
              <w:color w:val="CE9178"/>
              <w:lang w:val="en-US" w:eastAsia="en-US"/>
            </w:rPr>
          </w:rPrChange>
        </w:rPr>
        <w:t xml:space="preserve"> %H:%M:%S'</w:t>
      </w:r>
      <w:r w:rsidRPr="009B5560">
        <w:rPr>
          <w:color w:val="D4D4D4"/>
          <w:lang w:eastAsia="en-US"/>
          <w:rPrChange w:id="444" w:author="Iain Murray" w:date="2024-04-03T10:45:00Z">
            <w:rPr>
              <w:color w:val="D4D4D4"/>
              <w:lang w:val="en-US" w:eastAsia="en-US"/>
            </w:rPr>
          </w:rPrChange>
        </w:rPr>
        <w:t xml:space="preserve">) == </w:t>
      </w:r>
      <w:proofErr w:type="spellStart"/>
      <w:r w:rsidRPr="009B5560">
        <w:rPr>
          <w:color w:val="9CDCFE"/>
          <w:lang w:eastAsia="en-US"/>
          <w:rPrChange w:id="445" w:author="Iain Murray" w:date="2024-04-03T10:45:00Z">
            <w:rPr>
              <w:color w:val="9CDCFE"/>
              <w:lang w:val="en-US" w:eastAsia="en-US"/>
            </w:rPr>
          </w:rPrChange>
        </w:rPr>
        <w:t>selected_time</w:t>
      </w:r>
      <w:proofErr w:type="spellEnd"/>
      <w:r w:rsidRPr="009B5560">
        <w:rPr>
          <w:color w:val="D4D4D4"/>
          <w:lang w:eastAsia="en-US"/>
          <w:rPrChange w:id="446" w:author="Iain Murray" w:date="2024-04-03T10:45:00Z">
            <w:rPr>
              <w:color w:val="D4D4D4"/>
              <w:lang w:val="en-US" w:eastAsia="en-US"/>
            </w:rPr>
          </w:rPrChange>
        </w:rPr>
        <w:t>]</w:t>
      </w:r>
    </w:p>
    <w:p w14:paraId="143E14C2" w14:textId="77777777" w:rsidR="00881DC1" w:rsidRPr="009B5560" w:rsidRDefault="00881DC1" w:rsidP="00881DC1">
      <w:pPr>
        <w:shd w:val="clear" w:color="auto" w:fill="1E1E1E"/>
        <w:spacing w:line="285" w:lineRule="atLeast"/>
        <w:jc w:val="left"/>
        <w:rPr>
          <w:rFonts w:ascii="Consolas" w:hAnsi="Consolas"/>
          <w:color w:val="D4D4D4"/>
          <w:sz w:val="21"/>
          <w:szCs w:val="21"/>
          <w:lang w:eastAsia="en-US"/>
          <w:rPrChange w:id="447" w:author="Iain Murray" w:date="2024-04-03T10:45:00Z">
            <w:rPr>
              <w:rFonts w:ascii="Consolas" w:hAnsi="Consolas"/>
              <w:color w:val="D4D4D4"/>
              <w:sz w:val="21"/>
              <w:szCs w:val="21"/>
              <w:lang w:val="en-US" w:eastAsia="en-US"/>
            </w:rPr>
          </w:rPrChange>
        </w:rPr>
      </w:pPr>
      <w:r w:rsidRPr="009B5560">
        <w:rPr>
          <w:color w:val="D4D4D4"/>
          <w:lang w:eastAsia="en-US"/>
          <w:rPrChange w:id="448" w:author="Iain Murray" w:date="2024-04-03T10:45:00Z">
            <w:rPr>
              <w:color w:val="D4D4D4"/>
              <w:lang w:val="en-US" w:eastAsia="en-US"/>
            </w:rPr>
          </w:rPrChange>
        </w:rPr>
        <w:t xml:space="preserve">    </w:t>
      </w:r>
      <w:proofErr w:type="spellStart"/>
      <w:r w:rsidRPr="009B5560">
        <w:rPr>
          <w:color w:val="DCDCAA"/>
          <w:lang w:eastAsia="en-US"/>
          <w:rPrChange w:id="449" w:author="Iain Murray" w:date="2024-04-03T10:45:00Z">
            <w:rPr>
              <w:color w:val="DCDCAA"/>
              <w:lang w:val="en-US" w:eastAsia="en-US"/>
            </w:rPr>
          </w:rPrChange>
        </w:rPr>
        <w:t>display_map</w:t>
      </w:r>
      <w:proofErr w:type="spellEnd"/>
      <w:r w:rsidRPr="009B5560">
        <w:rPr>
          <w:color w:val="D4D4D4"/>
          <w:lang w:eastAsia="en-US"/>
          <w:rPrChange w:id="450" w:author="Iain Murray" w:date="2024-04-03T10:45:00Z">
            <w:rPr>
              <w:color w:val="D4D4D4"/>
              <w:lang w:val="en-US" w:eastAsia="en-US"/>
            </w:rPr>
          </w:rPrChange>
        </w:rPr>
        <w:t>(</w:t>
      </w:r>
      <w:proofErr w:type="spellStart"/>
      <w:r w:rsidRPr="009B5560">
        <w:rPr>
          <w:color w:val="9CDCFE"/>
          <w:lang w:eastAsia="en-US"/>
          <w:rPrChange w:id="451" w:author="Iain Murray" w:date="2024-04-03T10:45:00Z">
            <w:rPr>
              <w:color w:val="9CDCFE"/>
              <w:lang w:val="en-US" w:eastAsia="en-US"/>
            </w:rPr>
          </w:rPrChange>
        </w:rPr>
        <w:t>selected_data</w:t>
      </w:r>
      <w:proofErr w:type="spellEnd"/>
      <w:r w:rsidRPr="009B5560">
        <w:rPr>
          <w:color w:val="D4D4D4"/>
          <w:lang w:eastAsia="en-US"/>
          <w:rPrChange w:id="452" w:author="Iain Murray" w:date="2024-04-03T10:45:00Z">
            <w:rPr>
              <w:color w:val="D4D4D4"/>
              <w:lang w:val="en-US" w:eastAsia="en-US"/>
            </w:rPr>
          </w:rPrChange>
        </w:rPr>
        <w:t>)</w:t>
      </w:r>
    </w:p>
    <w:p w14:paraId="7C3AE922" w14:textId="77777777" w:rsidR="00214AC9" w:rsidRPr="009B5560" w:rsidRDefault="00214AC9" w:rsidP="00FB069D">
      <w:pPr>
        <w:rPr>
          <w:color w:val="000000" w:themeColor="text1"/>
          <w:sz w:val="8"/>
        </w:rPr>
      </w:pPr>
    </w:p>
    <w:p w14:paraId="115D7F33" w14:textId="5B0D3522" w:rsidR="00D052D4" w:rsidRPr="009B5560" w:rsidRDefault="00D052D4" w:rsidP="00FB069D">
      <w:pPr>
        <w:rPr>
          <w:b/>
          <w:color w:val="000000" w:themeColor="text1"/>
        </w:rPr>
      </w:pPr>
      <w:r w:rsidRPr="009B5560">
        <w:rPr>
          <w:b/>
          <w:color w:val="000000" w:themeColor="text1"/>
        </w:rPr>
        <w:t>Fig 5.</w:t>
      </w:r>
      <w:r w:rsidR="003C178E" w:rsidRPr="009B5560">
        <w:rPr>
          <w:b/>
          <w:color w:val="000000" w:themeColor="text1"/>
        </w:rPr>
        <w:t>3: Streamlit_app.py code snippet</w:t>
      </w:r>
      <w:r w:rsidRPr="009B5560">
        <w:rPr>
          <w:b/>
          <w:color w:val="000000" w:themeColor="text1"/>
        </w:rPr>
        <w:t xml:space="preserve"> </w:t>
      </w:r>
    </w:p>
    <w:p w14:paraId="4AE57169" w14:textId="77777777" w:rsidR="00D052D4" w:rsidRPr="009B5560" w:rsidRDefault="00D052D4" w:rsidP="00FB069D">
      <w:pPr>
        <w:rPr>
          <w:color w:val="000000" w:themeColor="text1"/>
        </w:rPr>
      </w:pPr>
    </w:p>
    <w:p w14:paraId="7B0EAEB7" w14:textId="6CE830F0" w:rsidR="00214AC9" w:rsidRPr="009B5560" w:rsidRDefault="003C178E" w:rsidP="00FB069D">
      <w:pPr>
        <w:rPr>
          <w:color w:val="000000" w:themeColor="text1"/>
        </w:rPr>
      </w:pPr>
      <w:r w:rsidRPr="009B5560">
        <w:rPr>
          <w:color w:val="000000" w:themeColor="text1"/>
        </w:rPr>
        <w:t>The code</w:t>
      </w:r>
      <w:r w:rsidR="00777C43" w:rsidRPr="009B5560">
        <w:rPr>
          <w:color w:val="000000" w:themeColor="text1"/>
        </w:rPr>
        <w:t xml:space="preserve"> inserts radio button for selecting the event name from a list, creates a drop down for selecting Key events notes and also inserts a </w:t>
      </w:r>
      <w:proofErr w:type="gramStart"/>
      <w:r w:rsidR="00777C43" w:rsidRPr="009B5560">
        <w:rPr>
          <w:color w:val="000000" w:themeColor="text1"/>
        </w:rPr>
        <w:t>time based</w:t>
      </w:r>
      <w:proofErr w:type="gramEnd"/>
      <w:r w:rsidR="00777C43" w:rsidRPr="009B5560">
        <w:rPr>
          <w:color w:val="000000" w:themeColor="text1"/>
        </w:rPr>
        <w:t xml:space="preserve"> slider that allows the user to have a time based interaction with the displayed map. Not only this, by clicking on the marker points, details of </w:t>
      </w:r>
      <w:r w:rsidR="00777C43" w:rsidRPr="009B5560">
        <w:rPr>
          <w:color w:val="000000" w:themeColor="text1"/>
        </w:rPr>
        <w:lastRenderedPageBreak/>
        <w:t>latitude, longitude time and event that occurred can also be visually displayed for the user to see.</w:t>
      </w:r>
    </w:p>
    <w:p w14:paraId="37BCF4EB" w14:textId="77777777" w:rsidR="009B67A7" w:rsidRPr="009B5560" w:rsidRDefault="009B67A7" w:rsidP="00FB069D">
      <w:pPr>
        <w:rPr>
          <w:color w:val="000000" w:themeColor="text1"/>
          <w:sz w:val="4"/>
        </w:rPr>
      </w:pPr>
    </w:p>
    <w:p w14:paraId="179FF93F" w14:textId="66A5CF90" w:rsidR="00D9030A" w:rsidRPr="009B5560" w:rsidRDefault="00D9030A" w:rsidP="00FB069D">
      <w:pPr>
        <w:rPr>
          <w:color w:val="000000" w:themeColor="text1"/>
          <w:szCs w:val="19"/>
        </w:rPr>
      </w:pPr>
      <w:r w:rsidRPr="009B5560">
        <w:rPr>
          <w:noProof/>
          <w:color w:val="000000" w:themeColor="text1"/>
          <w:szCs w:val="19"/>
          <w:lang w:eastAsia="en-US"/>
          <w:rPrChange w:id="453" w:author="Iain Murray" w:date="2024-04-03T10:45:00Z">
            <w:rPr>
              <w:noProof/>
              <w:color w:val="000000" w:themeColor="text1"/>
              <w:szCs w:val="19"/>
              <w:lang w:val="en-US" w:eastAsia="en-US"/>
            </w:rPr>
          </w:rPrChange>
        </w:rPr>
        <w:drawing>
          <wp:inline distT="0" distB="0" distL="0" distR="0" wp14:anchorId="0218B2D7" wp14:editId="5512109A">
            <wp:extent cx="2997200" cy="32512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6484" cy="3293813"/>
                    </a:xfrm>
                    <a:prstGeom prst="rect">
                      <a:avLst/>
                    </a:prstGeom>
                  </pic:spPr>
                </pic:pic>
              </a:graphicData>
            </a:graphic>
          </wp:inline>
        </w:drawing>
      </w:r>
    </w:p>
    <w:p w14:paraId="224ED606" w14:textId="77777777" w:rsidR="00D9030A" w:rsidRPr="009B5560" w:rsidRDefault="00D9030A" w:rsidP="00FB069D">
      <w:pPr>
        <w:rPr>
          <w:color w:val="000000" w:themeColor="text1"/>
          <w:sz w:val="4"/>
          <w:szCs w:val="19"/>
        </w:rPr>
      </w:pPr>
    </w:p>
    <w:p w14:paraId="7283A039" w14:textId="27D5C6D3" w:rsidR="00D9030A" w:rsidRPr="009B5560" w:rsidRDefault="00D9030A" w:rsidP="00FB069D">
      <w:pPr>
        <w:rPr>
          <w:b/>
          <w:color w:val="000000" w:themeColor="text1"/>
          <w:szCs w:val="19"/>
        </w:rPr>
      </w:pPr>
      <w:r w:rsidRPr="009B5560">
        <w:rPr>
          <w:b/>
          <w:color w:val="000000" w:themeColor="text1"/>
          <w:szCs w:val="19"/>
        </w:rPr>
        <w:t>Fig</w:t>
      </w:r>
      <w:r w:rsidR="003C178E" w:rsidRPr="009B5560">
        <w:rPr>
          <w:b/>
          <w:color w:val="000000" w:themeColor="text1"/>
          <w:szCs w:val="19"/>
        </w:rPr>
        <w:t xml:space="preserve"> 5.4</w:t>
      </w:r>
      <w:r w:rsidRPr="009B5560">
        <w:rPr>
          <w:b/>
          <w:color w:val="000000" w:themeColor="text1"/>
          <w:szCs w:val="19"/>
        </w:rPr>
        <w:t xml:space="preserve">: Streamlit_app.py showing </w:t>
      </w:r>
      <w:proofErr w:type="gramStart"/>
      <w:r w:rsidRPr="009B5560">
        <w:rPr>
          <w:b/>
          <w:color w:val="000000" w:themeColor="text1"/>
          <w:szCs w:val="19"/>
        </w:rPr>
        <w:t>the a</w:t>
      </w:r>
      <w:proofErr w:type="gramEnd"/>
      <w:r w:rsidRPr="009B5560">
        <w:rPr>
          <w:b/>
          <w:color w:val="000000" w:themeColor="text1"/>
          <w:szCs w:val="19"/>
        </w:rPr>
        <w:t xml:space="preserve"> historical event (Battle of Jutland)</w:t>
      </w:r>
    </w:p>
    <w:p w14:paraId="0AB0AB7E" w14:textId="77777777" w:rsidR="00D9030A" w:rsidRPr="009B5560" w:rsidRDefault="00D9030A" w:rsidP="00FB069D">
      <w:pPr>
        <w:rPr>
          <w:color w:val="000000" w:themeColor="text1"/>
          <w:sz w:val="8"/>
          <w:szCs w:val="19"/>
        </w:rPr>
      </w:pPr>
    </w:p>
    <w:p w14:paraId="0FCAB418" w14:textId="3F4FBA44" w:rsidR="00D9030A" w:rsidRPr="009B5560" w:rsidRDefault="00D9030A" w:rsidP="00FB069D">
      <w:pPr>
        <w:rPr>
          <w:color w:val="000000" w:themeColor="text1"/>
          <w:szCs w:val="19"/>
        </w:rPr>
      </w:pPr>
      <w:r w:rsidRPr="009B5560">
        <w:rPr>
          <w:noProof/>
          <w:color w:val="000000" w:themeColor="text1"/>
          <w:szCs w:val="19"/>
          <w:lang w:eastAsia="en-US"/>
          <w:rPrChange w:id="454" w:author="Iain Murray" w:date="2024-04-03T10:45:00Z">
            <w:rPr>
              <w:noProof/>
              <w:color w:val="000000" w:themeColor="text1"/>
              <w:szCs w:val="19"/>
              <w:lang w:val="en-US" w:eastAsia="en-US"/>
            </w:rPr>
          </w:rPrChange>
        </w:rPr>
        <w:drawing>
          <wp:inline distT="0" distB="0" distL="0" distR="0" wp14:anchorId="70A99D83" wp14:editId="13A0A39B">
            <wp:extent cx="31242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7053" cy="3263609"/>
                    </a:xfrm>
                    <a:prstGeom prst="rect">
                      <a:avLst/>
                    </a:prstGeom>
                  </pic:spPr>
                </pic:pic>
              </a:graphicData>
            </a:graphic>
          </wp:inline>
        </w:drawing>
      </w:r>
    </w:p>
    <w:p w14:paraId="1B4FABAD" w14:textId="77777777" w:rsidR="00D9030A" w:rsidRPr="009B5560" w:rsidRDefault="00D9030A" w:rsidP="00FB069D">
      <w:pPr>
        <w:rPr>
          <w:color w:val="000000" w:themeColor="text1"/>
          <w:sz w:val="6"/>
          <w:szCs w:val="19"/>
        </w:rPr>
      </w:pPr>
    </w:p>
    <w:p w14:paraId="18545BA7" w14:textId="12A52ED5" w:rsidR="00D9030A" w:rsidRPr="009B5560" w:rsidRDefault="00D9030A" w:rsidP="00FB069D">
      <w:pPr>
        <w:rPr>
          <w:b/>
          <w:color w:val="000000" w:themeColor="text1"/>
          <w:szCs w:val="19"/>
        </w:rPr>
      </w:pPr>
      <w:r w:rsidRPr="009B5560">
        <w:rPr>
          <w:b/>
          <w:color w:val="000000" w:themeColor="text1"/>
          <w:szCs w:val="19"/>
        </w:rPr>
        <w:t>Fig</w:t>
      </w:r>
      <w:r w:rsidR="003C178E" w:rsidRPr="009B5560">
        <w:rPr>
          <w:b/>
          <w:color w:val="000000" w:themeColor="text1"/>
          <w:szCs w:val="19"/>
        </w:rPr>
        <w:t xml:space="preserve"> 5.5</w:t>
      </w:r>
      <w:r w:rsidRPr="009B5560">
        <w:rPr>
          <w:b/>
          <w:color w:val="000000" w:themeColor="text1"/>
          <w:szCs w:val="19"/>
        </w:rPr>
        <w:t>: Streamit_app.py showing a historical event (Aurora sightings in Mexico)</w:t>
      </w:r>
    </w:p>
    <w:p w14:paraId="18961E21" w14:textId="77777777" w:rsidR="00FB069D" w:rsidRPr="009B5560" w:rsidRDefault="00FB069D" w:rsidP="00FB069D">
      <w:pPr>
        <w:rPr>
          <w:b/>
          <w:bCs/>
          <w:color w:val="000000" w:themeColor="text1"/>
          <w:szCs w:val="19"/>
        </w:rPr>
      </w:pPr>
      <w:r w:rsidRPr="009B5560">
        <w:rPr>
          <w:b/>
          <w:bCs/>
          <w:color w:val="000000" w:themeColor="text1"/>
          <w:szCs w:val="19"/>
        </w:rPr>
        <w:t>5.6 Integration and Testing</w:t>
      </w:r>
    </w:p>
    <w:p w14:paraId="520E9A73" w14:textId="77777777" w:rsidR="00FB069D" w:rsidRPr="009B5560" w:rsidRDefault="00FB069D" w:rsidP="00FB069D">
      <w:pPr>
        <w:rPr>
          <w:color w:val="000000" w:themeColor="text1"/>
          <w:szCs w:val="19"/>
        </w:rPr>
      </w:pPr>
    </w:p>
    <w:p w14:paraId="55060D3B" w14:textId="77777777" w:rsidR="00540155" w:rsidRPr="009B5560" w:rsidRDefault="00FB069D" w:rsidP="00FB069D">
      <w:pPr>
        <w:rPr>
          <w:color w:val="000000" w:themeColor="text1"/>
          <w:szCs w:val="19"/>
        </w:rPr>
      </w:pPr>
      <w:r w:rsidRPr="009B5560">
        <w:rPr>
          <w:color w:val="000000" w:themeColor="text1"/>
          <w:szCs w:val="19"/>
        </w:rPr>
        <w:t>I</w:t>
      </w:r>
      <w:r w:rsidR="004D4F3E" w:rsidRPr="009B5560">
        <w:rPr>
          <w:color w:val="000000" w:themeColor="text1"/>
          <w:szCs w:val="19"/>
        </w:rPr>
        <w:t>ntegration testing was done to ensure easy</w:t>
      </w:r>
      <w:r w:rsidRPr="009B5560">
        <w:rPr>
          <w:color w:val="000000" w:themeColor="text1"/>
          <w:szCs w:val="19"/>
        </w:rPr>
        <w:t xml:space="preserve"> </w:t>
      </w:r>
      <w:proofErr w:type="gramStart"/>
      <w:r w:rsidRPr="009B5560">
        <w:rPr>
          <w:color w:val="000000" w:themeColor="text1"/>
          <w:szCs w:val="19"/>
        </w:rPr>
        <w:t>co</w:t>
      </w:r>
      <w:r w:rsidR="004D4F3E" w:rsidRPr="009B5560">
        <w:rPr>
          <w:color w:val="000000" w:themeColor="text1"/>
          <w:szCs w:val="19"/>
        </w:rPr>
        <w:t>mmunication</w:t>
      </w:r>
      <w:proofErr w:type="gramEnd"/>
    </w:p>
    <w:p w14:paraId="15480C0A" w14:textId="5ED9FF59" w:rsidR="00FB069D" w:rsidRPr="009B5560" w:rsidRDefault="00E3245F" w:rsidP="00FB069D">
      <w:pPr>
        <w:rPr>
          <w:color w:val="000000" w:themeColor="text1"/>
          <w:szCs w:val="19"/>
        </w:rPr>
      </w:pPr>
      <w:r w:rsidRPr="009B5560">
        <w:rPr>
          <w:color w:val="000000" w:themeColor="text1"/>
          <w:szCs w:val="19"/>
        </w:rPr>
        <w:t>Between</w:t>
      </w:r>
      <w:r w:rsidR="004D4F3E" w:rsidRPr="009B5560">
        <w:rPr>
          <w:color w:val="000000" w:themeColor="text1"/>
          <w:szCs w:val="19"/>
        </w:rPr>
        <w:t xml:space="preserve"> the </w:t>
      </w:r>
      <w:r w:rsidR="00FB069D" w:rsidRPr="009B5560">
        <w:rPr>
          <w:color w:val="000000" w:themeColor="text1"/>
          <w:szCs w:val="19"/>
        </w:rPr>
        <w:t xml:space="preserve">database and </w:t>
      </w:r>
      <w:r w:rsidR="004D4F3E" w:rsidRPr="009B5560">
        <w:rPr>
          <w:color w:val="000000" w:themeColor="text1"/>
          <w:szCs w:val="19"/>
        </w:rPr>
        <w:t xml:space="preserve">the </w:t>
      </w:r>
      <w:proofErr w:type="spellStart"/>
      <w:r w:rsidR="009B5560">
        <w:rPr>
          <w:color w:val="000000" w:themeColor="text1"/>
          <w:szCs w:val="19"/>
        </w:rPr>
        <w:t>S</w:t>
      </w:r>
      <w:r w:rsidR="004D4F3E" w:rsidRPr="009B5560">
        <w:rPr>
          <w:color w:val="000000" w:themeColor="text1"/>
          <w:szCs w:val="19"/>
        </w:rPr>
        <w:t>treamlit</w:t>
      </w:r>
      <w:proofErr w:type="spellEnd"/>
      <w:r w:rsidR="004D4F3E" w:rsidRPr="009B5560">
        <w:rPr>
          <w:color w:val="000000" w:themeColor="text1"/>
          <w:szCs w:val="19"/>
        </w:rPr>
        <w:t xml:space="preserve"> app. </w:t>
      </w:r>
      <w:r w:rsidR="00FB069D" w:rsidRPr="009B5560">
        <w:rPr>
          <w:color w:val="000000" w:themeColor="text1"/>
          <w:szCs w:val="19"/>
        </w:rPr>
        <w:t xml:space="preserve">Functional testing was performed to </w:t>
      </w:r>
      <w:r w:rsidR="004D4F3E" w:rsidRPr="009B5560">
        <w:rPr>
          <w:color w:val="000000" w:themeColor="text1"/>
          <w:szCs w:val="19"/>
        </w:rPr>
        <w:t>verify the performance of</w:t>
      </w:r>
      <w:r w:rsidR="00FB069D" w:rsidRPr="009B5560">
        <w:rPr>
          <w:color w:val="000000" w:themeColor="text1"/>
          <w:szCs w:val="19"/>
        </w:rPr>
        <w:t xml:space="preserve"> core functionalities such as data retrieval, visu</w:t>
      </w:r>
      <w:r w:rsidR="004D4F3E" w:rsidRPr="009B5560">
        <w:rPr>
          <w:color w:val="000000" w:themeColor="text1"/>
          <w:szCs w:val="19"/>
        </w:rPr>
        <w:t>al</w:t>
      </w:r>
      <w:r w:rsidR="00C6588D" w:rsidRPr="009B5560">
        <w:rPr>
          <w:color w:val="000000" w:themeColor="text1"/>
          <w:szCs w:val="19"/>
        </w:rPr>
        <w:t>isation</w:t>
      </w:r>
      <w:r w:rsidR="004D4F3E" w:rsidRPr="009B5560">
        <w:rPr>
          <w:color w:val="000000" w:themeColor="text1"/>
          <w:szCs w:val="19"/>
        </w:rPr>
        <w:t>, and user interaction</w:t>
      </w:r>
      <w:r w:rsidR="00FB069D" w:rsidRPr="009B5560">
        <w:rPr>
          <w:color w:val="000000" w:themeColor="text1"/>
          <w:szCs w:val="19"/>
        </w:rPr>
        <w:t xml:space="preserve">. </w:t>
      </w:r>
      <w:r w:rsidR="004D4F3E" w:rsidRPr="009B5560">
        <w:rPr>
          <w:color w:val="000000" w:themeColor="text1"/>
          <w:szCs w:val="19"/>
        </w:rPr>
        <w:t xml:space="preserve">Not only this, two events were used in the app </w:t>
      </w:r>
      <w:r w:rsidR="00FB069D" w:rsidRPr="009B5560">
        <w:rPr>
          <w:color w:val="000000" w:themeColor="text1"/>
          <w:szCs w:val="19"/>
        </w:rPr>
        <w:t>to assess the responsiveness and scalability of the system under various load conditions.</w:t>
      </w:r>
    </w:p>
    <w:p w14:paraId="0802A272" w14:textId="77777777" w:rsidR="00FB069D" w:rsidRPr="009B5560" w:rsidRDefault="00FB069D" w:rsidP="00FB069D">
      <w:pPr>
        <w:rPr>
          <w:color w:val="000000" w:themeColor="text1"/>
          <w:szCs w:val="19"/>
        </w:rPr>
      </w:pPr>
    </w:p>
    <w:p w14:paraId="6C9995FD" w14:textId="77777777" w:rsidR="000F3605" w:rsidRDefault="000F3605" w:rsidP="00FB069D">
      <w:pPr>
        <w:rPr>
          <w:b/>
          <w:bCs/>
          <w:color w:val="000000" w:themeColor="text1"/>
          <w:szCs w:val="19"/>
        </w:rPr>
      </w:pPr>
    </w:p>
    <w:p w14:paraId="681E957A" w14:textId="20159563" w:rsidR="00FB069D" w:rsidRPr="009B5560" w:rsidRDefault="00FB069D" w:rsidP="00FB069D">
      <w:pPr>
        <w:rPr>
          <w:b/>
          <w:bCs/>
          <w:color w:val="000000" w:themeColor="text1"/>
          <w:szCs w:val="19"/>
        </w:rPr>
      </w:pPr>
      <w:r w:rsidRPr="009B5560">
        <w:rPr>
          <w:b/>
          <w:bCs/>
          <w:color w:val="000000" w:themeColor="text1"/>
          <w:szCs w:val="19"/>
        </w:rPr>
        <w:t>5</w:t>
      </w:r>
      <w:r w:rsidR="0068274C">
        <w:rPr>
          <w:b/>
          <w:bCs/>
          <w:color w:val="000000" w:themeColor="text1"/>
          <w:szCs w:val="19"/>
        </w:rPr>
        <w:t>.6</w:t>
      </w:r>
      <w:r w:rsidRPr="009B5560">
        <w:rPr>
          <w:b/>
          <w:bCs/>
          <w:color w:val="000000" w:themeColor="text1"/>
          <w:szCs w:val="19"/>
        </w:rPr>
        <w:t xml:space="preserve"> Debugging and Optim</w:t>
      </w:r>
      <w:r w:rsidR="00C6588D" w:rsidRPr="009B5560">
        <w:rPr>
          <w:b/>
          <w:bCs/>
          <w:color w:val="000000" w:themeColor="text1"/>
          <w:szCs w:val="19"/>
        </w:rPr>
        <w:t>isation</w:t>
      </w:r>
    </w:p>
    <w:p w14:paraId="78594DA5" w14:textId="77777777" w:rsidR="00FB069D" w:rsidRPr="009B5560" w:rsidRDefault="00FB069D" w:rsidP="00FB069D">
      <w:pPr>
        <w:rPr>
          <w:color w:val="000000" w:themeColor="text1"/>
          <w:szCs w:val="19"/>
        </w:rPr>
      </w:pPr>
    </w:p>
    <w:p w14:paraId="1504BB77" w14:textId="2A450FB4" w:rsidR="00FB069D" w:rsidRPr="009B5560" w:rsidRDefault="009B4FCA" w:rsidP="00FB069D">
      <w:pPr>
        <w:rPr>
          <w:color w:val="000000" w:themeColor="text1"/>
          <w:szCs w:val="19"/>
        </w:rPr>
      </w:pPr>
      <w:r w:rsidRPr="009B5560">
        <w:rPr>
          <w:color w:val="000000" w:themeColor="text1"/>
          <w:szCs w:val="19"/>
        </w:rPr>
        <w:t xml:space="preserve">During the implementation process, </w:t>
      </w:r>
      <w:r w:rsidR="00FB069D" w:rsidRPr="009B5560">
        <w:rPr>
          <w:color w:val="000000" w:themeColor="text1"/>
          <w:szCs w:val="19"/>
        </w:rPr>
        <w:t>debugging and optim</w:t>
      </w:r>
      <w:r w:rsidR="00C6588D" w:rsidRPr="009B5560">
        <w:rPr>
          <w:color w:val="000000" w:themeColor="text1"/>
          <w:szCs w:val="19"/>
        </w:rPr>
        <w:t>isation</w:t>
      </w:r>
      <w:r w:rsidR="00FB069D" w:rsidRPr="009B5560">
        <w:rPr>
          <w:color w:val="000000" w:themeColor="text1"/>
          <w:szCs w:val="19"/>
        </w:rPr>
        <w:t xml:space="preserve"> efforts were </w:t>
      </w:r>
      <w:r w:rsidRPr="009B5560">
        <w:rPr>
          <w:color w:val="000000" w:themeColor="text1"/>
          <w:szCs w:val="19"/>
        </w:rPr>
        <w:t xml:space="preserve">carried out </w:t>
      </w:r>
      <w:r w:rsidR="00FB069D" w:rsidRPr="009B5560">
        <w:rPr>
          <w:color w:val="000000" w:themeColor="text1"/>
          <w:szCs w:val="19"/>
        </w:rPr>
        <w:t xml:space="preserve">to </w:t>
      </w:r>
      <w:r w:rsidR="003426A9" w:rsidRPr="009B5560">
        <w:rPr>
          <w:color w:val="000000" w:themeColor="text1"/>
          <w:szCs w:val="19"/>
        </w:rPr>
        <w:t>correct</w:t>
      </w:r>
      <w:r w:rsidR="00FB069D" w:rsidRPr="009B5560">
        <w:rPr>
          <w:color w:val="000000" w:themeColor="text1"/>
          <w:szCs w:val="19"/>
        </w:rPr>
        <w:t xml:space="preserve"> any issues or bottlenecks encountered. </w:t>
      </w:r>
      <w:r w:rsidR="00811A2B" w:rsidRPr="009B5560">
        <w:rPr>
          <w:color w:val="000000" w:themeColor="text1"/>
          <w:szCs w:val="19"/>
        </w:rPr>
        <w:t>To optim</w:t>
      </w:r>
      <w:r w:rsidR="00C6588D" w:rsidRPr="009B5560">
        <w:rPr>
          <w:color w:val="000000" w:themeColor="text1"/>
          <w:szCs w:val="19"/>
        </w:rPr>
        <w:t>ise</w:t>
      </w:r>
      <w:r w:rsidR="00811A2B" w:rsidRPr="009B5560">
        <w:rPr>
          <w:color w:val="000000" w:themeColor="text1"/>
          <w:szCs w:val="19"/>
        </w:rPr>
        <w:t xml:space="preserve"> the system's performance and efficiency, the code was restructured without changing its original functionality (code refactoring) while also ensuring that the code could achieve query optim</w:t>
      </w:r>
      <w:r w:rsidR="00C6588D" w:rsidRPr="009B5560">
        <w:rPr>
          <w:color w:val="000000" w:themeColor="text1"/>
          <w:szCs w:val="19"/>
        </w:rPr>
        <w:t>isation</w:t>
      </w:r>
      <w:r w:rsidR="00811A2B" w:rsidRPr="009B5560">
        <w:rPr>
          <w:color w:val="000000" w:themeColor="text1"/>
          <w:szCs w:val="19"/>
        </w:rPr>
        <w:t xml:space="preserve"> by the user during visual display</w:t>
      </w:r>
      <w:r w:rsidR="00FB069D" w:rsidRPr="009B5560">
        <w:rPr>
          <w:color w:val="000000" w:themeColor="text1"/>
          <w:szCs w:val="19"/>
        </w:rPr>
        <w:t>.</w:t>
      </w:r>
    </w:p>
    <w:p w14:paraId="719875E8" w14:textId="77777777" w:rsidR="00FB069D" w:rsidRPr="009B5560" w:rsidRDefault="00FB069D" w:rsidP="00FB069D">
      <w:pPr>
        <w:rPr>
          <w:b/>
          <w:i/>
          <w:color w:val="FF0000"/>
          <w:szCs w:val="19"/>
        </w:rPr>
      </w:pPr>
    </w:p>
    <w:p w14:paraId="2CA42010" w14:textId="77777777" w:rsidR="001A28FD" w:rsidRPr="009B5560" w:rsidRDefault="001A28FD" w:rsidP="00FB069D">
      <w:pPr>
        <w:rPr>
          <w:color w:val="000000" w:themeColor="text1"/>
          <w:szCs w:val="19"/>
        </w:rPr>
      </w:pPr>
    </w:p>
    <w:p w14:paraId="3BDE92C7" w14:textId="5A0D8D2E" w:rsidR="00FB069D" w:rsidRPr="009B5560" w:rsidRDefault="003426A9" w:rsidP="00FB069D">
      <w:pPr>
        <w:rPr>
          <w:b/>
          <w:bCs/>
          <w:color w:val="000000" w:themeColor="text1"/>
          <w:szCs w:val="19"/>
        </w:rPr>
      </w:pPr>
      <w:r w:rsidRPr="009B5560">
        <w:rPr>
          <w:b/>
          <w:bCs/>
          <w:color w:val="000000" w:themeColor="text1"/>
          <w:szCs w:val="19"/>
        </w:rPr>
        <w:t>5.</w:t>
      </w:r>
      <w:r w:rsidR="0068274C">
        <w:rPr>
          <w:b/>
          <w:bCs/>
          <w:color w:val="000000" w:themeColor="text1"/>
          <w:szCs w:val="19"/>
        </w:rPr>
        <w:t>7</w:t>
      </w:r>
      <w:r w:rsidR="00FB069D" w:rsidRPr="009B5560">
        <w:rPr>
          <w:b/>
          <w:bCs/>
          <w:color w:val="000000" w:themeColor="text1"/>
          <w:szCs w:val="19"/>
        </w:rPr>
        <w:t xml:space="preserve"> Summary</w:t>
      </w:r>
    </w:p>
    <w:p w14:paraId="64B1B8D4" w14:textId="77777777" w:rsidR="00FB069D" w:rsidRPr="009B5560" w:rsidRDefault="00FB069D" w:rsidP="00FB069D">
      <w:pPr>
        <w:rPr>
          <w:color w:val="000000" w:themeColor="text1"/>
          <w:szCs w:val="19"/>
        </w:rPr>
      </w:pPr>
    </w:p>
    <w:p w14:paraId="110C835F" w14:textId="3FC0C547" w:rsidR="00FB069D" w:rsidRPr="009B5560" w:rsidRDefault="00FB069D" w:rsidP="00FB069D">
      <w:pPr>
        <w:rPr>
          <w:color w:val="000000" w:themeColor="text1"/>
          <w:szCs w:val="19"/>
        </w:rPr>
      </w:pPr>
      <w:r w:rsidRPr="009B5560">
        <w:rPr>
          <w:color w:val="000000" w:themeColor="text1"/>
          <w:szCs w:val="19"/>
        </w:rPr>
        <w:t xml:space="preserve">In summary, </w:t>
      </w:r>
      <w:r w:rsidR="0025240C" w:rsidRPr="009B5560">
        <w:rPr>
          <w:color w:val="000000" w:themeColor="text1"/>
          <w:szCs w:val="19"/>
        </w:rPr>
        <w:t xml:space="preserve">the visualisation web app development, </w:t>
      </w:r>
      <w:proofErr w:type="spellStart"/>
      <w:r w:rsidR="000F3605">
        <w:rPr>
          <w:color w:val="000000" w:themeColor="text1"/>
          <w:szCs w:val="19"/>
        </w:rPr>
        <w:t>S</w:t>
      </w:r>
      <w:r w:rsidR="0025240C" w:rsidRPr="009B5560">
        <w:rPr>
          <w:color w:val="000000" w:themeColor="text1"/>
          <w:szCs w:val="19"/>
        </w:rPr>
        <w:t>treamlit_app</w:t>
      </w:r>
      <w:proofErr w:type="spellEnd"/>
      <w:r w:rsidR="0025240C" w:rsidRPr="009B5560">
        <w:rPr>
          <w:color w:val="000000" w:themeColor="text1"/>
          <w:szCs w:val="19"/>
        </w:rPr>
        <w:t xml:space="preserve"> for displaying and simulating historical events </w:t>
      </w:r>
      <w:r w:rsidRPr="009B5560">
        <w:rPr>
          <w:color w:val="000000" w:themeColor="text1"/>
          <w:szCs w:val="19"/>
        </w:rPr>
        <w:t>involved the development of a</w:t>
      </w:r>
      <w:r w:rsidR="0025240C" w:rsidRPr="009B5560">
        <w:rPr>
          <w:color w:val="000000" w:themeColor="text1"/>
          <w:szCs w:val="19"/>
        </w:rPr>
        <w:t xml:space="preserve"> robust backend database system and a highly interactive user-friendly interface that helps in better visualisation of historical events compared to existing systems. </w:t>
      </w:r>
      <w:r w:rsidRPr="009B5560">
        <w:rPr>
          <w:color w:val="000000" w:themeColor="text1"/>
          <w:szCs w:val="19"/>
        </w:rPr>
        <w:t xml:space="preserve">The </w:t>
      </w:r>
      <w:r w:rsidR="0025240C" w:rsidRPr="009B5560">
        <w:rPr>
          <w:color w:val="000000" w:themeColor="text1"/>
          <w:szCs w:val="19"/>
        </w:rPr>
        <w:t>d</w:t>
      </w:r>
      <w:r w:rsidRPr="009B5560">
        <w:rPr>
          <w:color w:val="000000" w:themeColor="text1"/>
          <w:szCs w:val="19"/>
        </w:rPr>
        <w:t>e</w:t>
      </w:r>
      <w:r w:rsidR="0025240C" w:rsidRPr="009B5560">
        <w:rPr>
          <w:color w:val="000000" w:themeColor="text1"/>
          <w:szCs w:val="19"/>
        </w:rPr>
        <w:t>sign</w:t>
      </w:r>
      <w:r w:rsidRPr="009B5560">
        <w:rPr>
          <w:color w:val="000000" w:themeColor="text1"/>
          <w:szCs w:val="19"/>
        </w:rPr>
        <w:t xml:space="preserve"> approach enabled the delivery of a high-quality system that meets the needs of historical simulation effectively.</w:t>
      </w:r>
    </w:p>
    <w:p w14:paraId="06AE9143" w14:textId="77777777" w:rsidR="00811A2B" w:rsidRPr="009B5560" w:rsidRDefault="00811A2B" w:rsidP="00FB069D">
      <w:pPr>
        <w:rPr>
          <w:color w:val="000000" w:themeColor="text1"/>
          <w:szCs w:val="19"/>
        </w:rPr>
      </w:pPr>
    </w:p>
    <w:p w14:paraId="003EFD17" w14:textId="77777777" w:rsidR="00A52BE7" w:rsidRPr="009B5560" w:rsidRDefault="00A52BE7" w:rsidP="00FB069D">
      <w:pPr>
        <w:rPr>
          <w:color w:val="000000" w:themeColor="text1"/>
          <w:sz w:val="6"/>
          <w:szCs w:val="19"/>
        </w:rPr>
      </w:pPr>
    </w:p>
    <w:p w14:paraId="24EB00C8" w14:textId="77777777" w:rsidR="00B25630" w:rsidRPr="009B5560" w:rsidRDefault="00B25630" w:rsidP="00FB069D">
      <w:pPr>
        <w:rPr>
          <w:color w:val="000000" w:themeColor="text1"/>
          <w:sz w:val="6"/>
          <w:szCs w:val="19"/>
        </w:rPr>
      </w:pPr>
    </w:p>
    <w:p w14:paraId="6689C30F" w14:textId="77777777" w:rsidR="00B25630" w:rsidRPr="009B5560" w:rsidRDefault="00B25630" w:rsidP="00FB069D">
      <w:pPr>
        <w:rPr>
          <w:color w:val="000000" w:themeColor="text1"/>
          <w:sz w:val="6"/>
          <w:szCs w:val="19"/>
        </w:rPr>
      </w:pPr>
    </w:p>
    <w:p w14:paraId="2585FD38" w14:textId="35903E1A" w:rsidR="002A7D8F" w:rsidRPr="009B5560" w:rsidRDefault="002A7D8F" w:rsidP="002A7D8F">
      <w:pPr>
        <w:pStyle w:val="Heading1"/>
        <w:numPr>
          <w:ilvl w:val="0"/>
          <w:numId w:val="46"/>
        </w:numPr>
        <w:rPr>
          <w:sz w:val="20"/>
        </w:rPr>
      </w:pPr>
      <w:r w:rsidRPr="009B5560">
        <w:rPr>
          <w:sz w:val="20"/>
        </w:rPr>
        <w:t>Evaluation / Testing</w:t>
      </w:r>
    </w:p>
    <w:p w14:paraId="65E1B6CA" w14:textId="231DB424" w:rsidR="002A7D8F" w:rsidRPr="009B5560" w:rsidRDefault="002A7D8F" w:rsidP="002A7D8F">
      <w:r w:rsidRPr="009B5560">
        <w:t xml:space="preserve">The </w:t>
      </w:r>
      <w:proofErr w:type="spellStart"/>
      <w:r w:rsidRPr="009B5560">
        <w:t>streamlit</w:t>
      </w:r>
      <w:proofErr w:type="spellEnd"/>
      <w:r w:rsidRPr="009B5560">
        <w:t xml:space="preserve"> app retrieves data from an </w:t>
      </w:r>
      <w:r w:rsidR="00811A2B" w:rsidRPr="009B5560">
        <w:t>AWS-hosted database. Due to a time constraint, user testing could not be carried out. However, to evaluate and test its performance, various aspects were considered and tested by myself in collaboration with my supervisor. These include</w:t>
      </w:r>
      <w:r w:rsidRPr="009B5560">
        <w:t xml:space="preserve"> functionality, performance, reliability, and cost implications. </w:t>
      </w:r>
    </w:p>
    <w:p w14:paraId="1F2E453E" w14:textId="77777777" w:rsidR="002A7D8F" w:rsidRPr="009B5560" w:rsidRDefault="002A7D8F" w:rsidP="002A7D8F"/>
    <w:p w14:paraId="4D23178A" w14:textId="4E8052D2" w:rsidR="002A7D8F" w:rsidRPr="009B5560" w:rsidRDefault="002A7D8F" w:rsidP="002A7D8F">
      <w:pPr>
        <w:rPr>
          <w:b/>
          <w:bCs/>
        </w:rPr>
      </w:pPr>
      <w:r w:rsidRPr="009B5560">
        <w:rPr>
          <w:b/>
          <w:bCs/>
        </w:rPr>
        <w:t>6.1</w:t>
      </w:r>
      <w:r w:rsidRPr="009B5560">
        <w:rPr>
          <w:b/>
          <w:bCs/>
        </w:rPr>
        <w:tab/>
        <w:t>Functionality Testing</w:t>
      </w:r>
    </w:p>
    <w:p w14:paraId="564AF5ED" w14:textId="77777777" w:rsidR="002A7D8F" w:rsidRPr="009B5560" w:rsidRDefault="002A7D8F" w:rsidP="002A7D8F"/>
    <w:p w14:paraId="755EA356" w14:textId="3CF2ED24" w:rsidR="002A7D8F" w:rsidRPr="009B5560" w:rsidRDefault="002A7D8F" w:rsidP="002A7D8F">
      <w:r w:rsidRPr="009B5560">
        <w:t>Upon running the command line</w:t>
      </w:r>
      <w:r w:rsidR="00811A2B" w:rsidRPr="009B5560">
        <w:t xml:space="preserve"> </w:t>
      </w:r>
      <w:proofErr w:type="spellStart"/>
      <w:r w:rsidR="00811A2B" w:rsidRPr="009B5560">
        <w:rPr>
          <w:b/>
          <w:bCs/>
          <w:rPrChange w:id="455" w:author="Iain Murray" w:date="2024-04-03T10:51:00Z">
            <w:rPr/>
          </w:rPrChange>
        </w:rPr>
        <w:t>streamlit</w:t>
      </w:r>
      <w:proofErr w:type="spellEnd"/>
      <w:r w:rsidR="00811A2B" w:rsidRPr="009B5560">
        <w:rPr>
          <w:b/>
          <w:bCs/>
          <w:rPrChange w:id="456" w:author="Iain Murray" w:date="2024-04-03T10:51:00Z">
            <w:rPr/>
          </w:rPrChange>
        </w:rPr>
        <w:t xml:space="preserve"> run streamlit_app.py</w:t>
      </w:r>
      <w:r w:rsidR="00811A2B" w:rsidRPr="009B5560">
        <w:t xml:space="preserve"> on the Anaconda command prompt, the check was carried out to ensure that the app accurately displays historical events on the map as contained in the cloud-based</w:t>
      </w:r>
      <w:r w:rsidRPr="009B5560">
        <w:t xml:space="preserve"> database. Checks were carried out to ensure that when key events are selected or the </w:t>
      </w:r>
      <w:r w:rsidR="00811A2B" w:rsidRPr="009B5560">
        <w:t xml:space="preserve">time-based slider is </w:t>
      </w:r>
      <w:r w:rsidRPr="009B5560">
        <w:t xml:space="preserve">used, the map. </w:t>
      </w:r>
    </w:p>
    <w:p w14:paraId="117938A0" w14:textId="77777777" w:rsidR="002A7D8F" w:rsidRPr="009B5560" w:rsidRDefault="002A7D8F" w:rsidP="002A7D8F">
      <w:pPr>
        <w:rPr>
          <w:b/>
          <w:color w:val="FF0000"/>
        </w:rPr>
      </w:pPr>
    </w:p>
    <w:p w14:paraId="04A0E113" w14:textId="77777777" w:rsidR="00A52BE7" w:rsidRPr="009B5560" w:rsidRDefault="00A52BE7" w:rsidP="002A7D8F">
      <w:pPr>
        <w:rPr>
          <w:sz w:val="12"/>
        </w:rPr>
      </w:pPr>
    </w:p>
    <w:p w14:paraId="4AAD10DA" w14:textId="2BF62CD7" w:rsidR="002A7D8F" w:rsidRPr="009B5560" w:rsidRDefault="002A7D8F" w:rsidP="002A7D8F">
      <w:pPr>
        <w:rPr>
          <w:b/>
          <w:bCs/>
        </w:rPr>
      </w:pPr>
      <w:r w:rsidRPr="009B5560">
        <w:rPr>
          <w:b/>
          <w:bCs/>
        </w:rPr>
        <w:t>6.2</w:t>
      </w:r>
      <w:r w:rsidRPr="009B5560">
        <w:rPr>
          <w:b/>
          <w:bCs/>
        </w:rPr>
        <w:tab/>
        <w:t>Performance Testing</w:t>
      </w:r>
    </w:p>
    <w:p w14:paraId="6C6C69B6" w14:textId="77777777" w:rsidR="002A7D8F" w:rsidRPr="009B5560" w:rsidRDefault="002A7D8F" w:rsidP="002A7D8F">
      <w:pPr>
        <w:rPr>
          <w:sz w:val="14"/>
        </w:rPr>
      </w:pPr>
    </w:p>
    <w:p w14:paraId="16206840" w14:textId="0B8649FD" w:rsidR="002A7D8F" w:rsidRPr="009B5560" w:rsidRDefault="00EE5766" w:rsidP="002A7D8F">
      <w:r w:rsidRPr="009B5560">
        <w:t xml:space="preserve">The response time when retrieving data under high latency bandwidth was evaluated. The time it takes to load historical events onto the map was measured as </w:t>
      </w:r>
      <w:r w:rsidR="002D3225" w:rsidRPr="009B5560">
        <w:t xml:space="preserve">a </w:t>
      </w:r>
      <w:r w:rsidRPr="009B5560">
        <w:t xml:space="preserve">maximum of three seconds. </w:t>
      </w:r>
    </w:p>
    <w:p w14:paraId="5672EE4C" w14:textId="77777777" w:rsidR="000F3605" w:rsidRDefault="000F3605" w:rsidP="002A7D8F">
      <w:pPr>
        <w:rPr>
          <w:b/>
          <w:bCs/>
        </w:rPr>
      </w:pPr>
    </w:p>
    <w:p w14:paraId="7C4E27EC" w14:textId="4031ED8C" w:rsidR="00811A2B" w:rsidRPr="009B5560" w:rsidRDefault="00EE5766" w:rsidP="002A7D8F">
      <w:pPr>
        <w:rPr>
          <w:b/>
          <w:bCs/>
        </w:rPr>
      </w:pPr>
      <w:r w:rsidRPr="009B5560">
        <w:rPr>
          <w:b/>
          <w:bCs/>
        </w:rPr>
        <w:t>6.3</w:t>
      </w:r>
      <w:r w:rsidRPr="009B5560">
        <w:rPr>
          <w:b/>
          <w:bCs/>
        </w:rPr>
        <w:tab/>
        <w:t>Scalability testing</w:t>
      </w:r>
    </w:p>
    <w:p w14:paraId="2939E3FD" w14:textId="77777777" w:rsidR="00811A2B" w:rsidRPr="009B5560" w:rsidRDefault="00811A2B" w:rsidP="002A7D8F"/>
    <w:p w14:paraId="74A996C0" w14:textId="668D249E" w:rsidR="00EE5766" w:rsidRPr="009B5560" w:rsidRDefault="00811A2B" w:rsidP="002A7D8F">
      <w:r w:rsidRPr="009B5560">
        <w:t>I</w:t>
      </w:r>
      <w:r w:rsidR="00EE5766" w:rsidRPr="009B5560">
        <w:t xml:space="preserve">nitially, only one event (Battle of Jutland) was used to simulate </w:t>
      </w:r>
      <w:r w:rsidRPr="009B5560">
        <w:t xml:space="preserve">a historical event. However, to test the app's scalability, another event, an aurora sighting, was added to </w:t>
      </w:r>
      <w:r w:rsidRPr="009B5560">
        <w:lastRenderedPageBreak/>
        <w:t>the simulation. The fact</w:t>
      </w:r>
      <w:r w:rsidR="00EE5766" w:rsidRPr="009B5560">
        <w:t xml:space="preserve"> that the app was able to display the aurora sighting event by uploading the same data fields used for the first events and upgrading the </w:t>
      </w:r>
      <w:proofErr w:type="spellStart"/>
      <w:r w:rsidR="009B5560" w:rsidRPr="009B5560">
        <w:t>Streamlit</w:t>
      </w:r>
      <w:proofErr w:type="spellEnd"/>
      <w:r w:rsidR="00EE5766" w:rsidRPr="009B5560">
        <w:t xml:space="preserve"> app code shows that the app is scalable and can take up more events to display. </w:t>
      </w:r>
    </w:p>
    <w:p w14:paraId="6394D88E" w14:textId="42E840FF" w:rsidR="00EE5766" w:rsidRPr="009B5560" w:rsidRDefault="00EE5766" w:rsidP="002A7D8F"/>
    <w:p w14:paraId="365D73BB" w14:textId="77777777" w:rsidR="001A28FD" w:rsidRPr="009B5560" w:rsidRDefault="001A28FD" w:rsidP="002A7D8F">
      <w:pPr>
        <w:rPr>
          <w:sz w:val="6"/>
        </w:rPr>
      </w:pPr>
    </w:p>
    <w:p w14:paraId="3A915FD2" w14:textId="1EBB1FC8" w:rsidR="002A7D8F" w:rsidRPr="009B5560" w:rsidRDefault="00EE5766" w:rsidP="002A7D8F">
      <w:pPr>
        <w:rPr>
          <w:b/>
          <w:bCs/>
        </w:rPr>
      </w:pPr>
      <w:r w:rsidRPr="009B5560">
        <w:rPr>
          <w:b/>
          <w:bCs/>
        </w:rPr>
        <w:t>6.4</w:t>
      </w:r>
      <w:r w:rsidRPr="009B5560">
        <w:rPr>
          <w:b/>
          <w:bCs/>
        </w:rPr>
        <w:tab/>
      </w:r>
      <w:r w:rsidR="002A7D8F" w:rsidRPr="009B5560">
        <w:rPr>
          <w:b/>
          <w:bCs/>
        </w:rPr>
        <w:t>Reliability Testing</w:t>
      </w:r>
    </w:p>
    <w:p w14:paraId="7615CCA9" w14:textId="77777777" w:rsidR="002A7D8F" w:rsidRPr="009B5560" w:rsidRDefault="002A7D8F" w:rsidP="002A7D8F"/>
    <w:p w14:paraId="3D595346" w14:textId="3728AE62" w:rsidR="002A7D8F" w:rsidRPr="009B5560" w:rsidRDefault="00EE5766" w:rsidP="002A7D8F">
      <w:r w:rsidRPr="009B5560">
        <w:t>At the initial stage of testing, the app</w:t>
      </w:r>
      <w:r w:rsidR="00811A2B" w:rsidRPr="009B5560">
        <w:t>, at times,</w:t>
      </w:r>
      <w:r w:rsidRPr="009B5560">
        <w:t xml:space="preserve"> refuses to load. However, after </w:t>
      </w:r>
      <w:r w:rsidR="00811A2B" w:rsidRPr="009B5560">
        <w:t xml:space="preserve">a </w:t>
      </w:r>
      <w:r w:rsidRPr="009B5560">
        <w:t xml:space="preserve">few tweaking, the app started functioning reliably </w:t>
      </w:r>
      <w:r w:rsidR="002A7D8F" w:rsidRPr="009B5560">
        <w:t>without crashing or experiencing unexpected errors.</w:t>
      </w:r>
    </w:p>
    <w:p w14:paraId="077D7677" w14:textId="77777777" w:rsidR="00DE3870" w:rsidRPr="009B5560" w:rsidRDefault="00DE3870" w:rsidP="00EE5766"/>
    <w:p w14:paraId="74A2A633" w14:textId="593E7A8E" w:rsidR="002A7D8F" w:rsidRPr="009B5560" w:rsidRDefault="00EE5766" w:rsidP="00EE5766">
      <w:r w:rsidRPr="009B5560">
        <w:t xml:space="preserve">However, if the internet network is poor, the app does not load. As the database is hosted in the cloud, the issue of database unavailability was never experienced. </w:t>
      </w:r>
    </w:p>
    <w:p w14:paraId="4CF08063" w14:textId="77777777" w:rsidR="00EE5766" w:rsidRPr="009B5560" w:rsidRDefault="00EE5766" w:rsidP="00EE5766"/>
    <w:p w14:paraId="4AE97933" w14:textId="77777777" w:rsidR="001A28FD" w:rsidRPr="009B5560" w:rsidRDefault="001A28FD" w:rsidP="002A7D8F"/>
    <w:p w14:paraId="1ECEEED6" w14:textId="05E4F087" w:rsidR="002A7D8F" w:rsidRPr="009B5560" w:rsidRDefault="00EE5766" w:rsidP="002A7D8F">
      <w:pPr>
        <w:rPr>
          <w:b/>
          <w:bCs/>
        </w:rPr>
      </w:pPr>
      <w:r w:rsidRPr="009B5560">
        <w:rPr>
          <w:b/>
          <w:bCs/>
        </w:rPr>
        <w:t>6.5</w:t>
      </w:r>
      <w:r w:rsidRPr="009B5560">
        <w:rPr>
          <w:b/>
          <w:bCs/>
        </w:rPr>
        <w:tab/>
      </w:r>
      <w:r w:rsidR="002A7D8F" w:rsidRPr="009B5560">
        <w:rPr>
          <w:b/>
          <w:bCs/>
        </w:rPr>
        <w:t>Cost Implications Testing:</w:t>
      </w:r>
    </w:p>
    <w:p w14:paraId="03AD4869" w14:textId="77777777" w:rsidR="002A7D8F" w:rsidRPr="009B5560" w:rsidRDefault="002A7D8F" w:rsidP="002A7D8F"/>
    <w:p w14:paraId="51433DAB" w14:textId="2EB6BB52" w:rsidR="00DE3870" w:rsidRPr="009B5560" w:rsidRDefault="00EE5766" w:rsidP="00EE5766">
      <w:r w:rsidRPr="009B5560">
        <w:t xml:space="preserve">Since the database is hosted in the cloud, the only associated cost is the cost of </w:t>
      </w:r>
      <w:r w:rsidR="00811A2B" w:rsidRPr="009B5560">
        <w:t xml:space="preserve">a </w:t>
      </w:r>
      <w:r w:rsidRPr="009B5560">
        <w:t xml:space="preserve">subscription to AWS Web services. </w:t>
      </w:r>
    </w:p>
    <w:p w14:paraId="22EA098F" w14:textId="77777777" w:rsidR="00DE3870" w:rsidRPr="009B5560" w:rsidRDefault="00DE3870" w:rsidP="00EE5766"/>
    <w:p w14:paraId="29BF8E42" w14:textId="47D5899C" w:rsidR="00EE5766" w:rsidRPr="009B5560" w:rsidRDefault="00EE5766" w:rsidP="00EE5766">
      <w:r w:rsidRPr="009B5560">
        <w:t xml:space="preserve">However, if this is compared with the associated possibility of </w:t>
      </w:r>
      <w:r w:rsidR="00811A2B" w:rsidRPr="009B5560">
        <w:t xml:space="preserve">the cost that will be incurred in data gathering all over again </w:t>
      </w:r>
      <w:proofErr w:type="gramStart"/>
      <w:r w:rsidR="00811A2B" w:rsidRPr="009B5560">
        <w:t>as a result of</w:t>
      </w:r>
      <w:proofErr w:type="gramEnd"/>
      <w:r w:rsidR="00811A2B" w:rsidRPr="009B5560">
        <w:t xml:space="preserve"> system failure or corrupted hard drives when stored locally, then storing the information in the cloud is more cost-effective</w:t>
      </w:r>
      <w:r w:rsidRPr="009B5560">
        <w:t xml:space="preserve"> and safer.</w:t>
      </w:r>
    </w:p>
    <w:p w14:paraId="58537C4A" w14:textId="77777777" w:rsidR="00D052D4" w:rsidRPr="009B5560" w:rsidRDefault="00D052D4" w:rsidP="002A7D8F"/>
    <w:p w14:paraId="60896F6B" w14:textId="4F75458E" w:rsidR="002A7D8F" w:rsidRPr="009B5560" w:rsidRDefault="00416F3E" w:rsidP="002A7D8F">
      <w:pPr>
        <w:rPr>
          <w:b/>
          <w:bCs/>
          <w:rPrChange w:id="457" w:author="Iain Murray" w:date="2024-04-03T10:51:00Z">
            <w:rPr/>
          </w:rPrChange>
        </w:rPr>
      </w:pPr>
      <w:r w:rsidRPr="009B5560">
        <w:rPr>
          <w:b/>
          <w:bCs/>
          <w:rPrChange w:id="458" w:author="Iain Murray" w:date="2024-04-03T10:51:00Z">
            <w:rPr/>
          </w:rPrChange>
        </w:rPr>
        <w:t>6.6</w:t>
      </w:r>
      <w:r w:rsidRPr="009B5560">
        <w:rPr>
          <w:b/>
          <w:bCs/>
          <w:rPrChange w:id="459" w:author="Iain Murray" w:date="2024-04-03T10:51:00Z">
            <w:rPr/>
          </w:rPrChange>
        </w:rPr>
        <w:tab/>
      </w:r>
      <w:r w:rsidR="002A7D8F" w:rsidRPr="009B5560">
        <w:rPr>
          <w:b/>
          <w:bCs/>
          <w:rPrChange w:id="460" w:author="Iain Murray" w:date="2024-04-03T10:51:00Z">
            <w:rPr/>
          </w:rPrChange>
        </w:rPr>
        <w:t>Compatibility Testing:</w:t>
      </w:r>
    </w:p>
    <w:p w14:paraId="13844FCA" w14:textId="77777777" w:rsidR="002A7D8F" w:rsidRPr="009B5560" w:rsidRDefault="002A7D8F" w:rsidP="002A7D8F"/>
    <w:p w14:paraId="06A324B1" w14:textId="2580A1E1" w:rsidR="00DE3870" w:rsidRPr="009B5560" w:rsidRDefault="00066918" w:rsidP="00066918">
      <w:r w:rsidRPr="009B5560">
        <w:t xml:space="preserve">After running the </w:t>
      </w:r>
      <w:proofErr w:type="spellStart"/>
      <w:r w:rsidR="000F3605">
        <w:t>S</w:t>
      </w:r>
      <w:r w:rsidRPr="009B5560">
        <w:t>treamlit</w:t>
      </w:r>
      <w:proofErr w:type="spellEnd"/>
      <w:r w:rsidRPr="009B5560">
        <w:t xml:space="preserve"> app command on the Anaconda </w:t>
      </w:r>
      <w:r w:rsidR="00811A2B" w:rsidRPr="009B5560">
        <w:t>prompt (</w:t>
      </w:r>
      <w:proofErr w:type="spellStart"/>
      <w:r w:rsidRPr="009B5560">
        <w:t>streamlit</w:t>
      </w:r>
      <w:proofErr w:type="spellEnd"/>
      <w:r w:rsidRPr="009B5560">
        <w:t xml:space="preserve"> run streamlit_app.py), the local URL generated, </w:t>
      </w:r>
      <w:hyperlink r:id="rId30" w:history="1">
        <w:r w:rsidRPr="009B5560">
          <w:rPr>
            <w:rStyle w:val="Hyperlink"/>
            <w:color w:val="auto"/>
          </w:rPr>
          <w:t>http://localhost:8501</w:t>
        </w:r>
      </w:hyperlink>
      <w:r w:rsidRPr="009B5560">
        <w:t xml:space="preserve"> was copied and pasted on the Mozilla </w:t>
      </w:r>
      <w:r w:rsidR="00811A2B" w:rsidRPr="009B5560">
        <w:t>Firefox</w:t>
      </w:r>
      <w:r w:rsidRPr="009B5560">
        <w:t xml:space="preserve"> browser, Chrome browser while still runnin</w:t>
      </w:r>
      <w:r w:rsidR="00E35A2E" w:rsidRPr="009B5560">
        <w:t>g on the edge browser</w:t>
      </w:r>
      <w:r w:rsidRPr="009B5560">
        <w:t xml:space="preserve">. </w:t>
      </w:r>
    </w:p>
    <w:p w14:paraId="3CE6B324" w14:textId="77777777" w:rsidR="00E35A2E" w:rsidRPr="009B5560" w:rsidRDefault="00E35A2E" w:rsidP="00066918"/>
    <w:p w14:paraId="20501760" w14:textId="72D297D0" w:rsidR="002A7D8F" w:rsidRPr="009B5560" w:rsidDel="009B5560" w:rsidRDefault="00811A2B" w:rsidP="00066918">
      <w:pPr>
        <w:rPr>
          <w:del w:id="461" w:author="Iain Murray" w:date="2024-04-03T10:51:00Z"/>
        </w:rPr>
      </w:pPr>
      <w:r w:rsidRPr="009B5560">
        <w:t>The app was observed to be compatible with all three browsers and to respond well across them</w:t>
      </w:r>
      <w:r w:rsidR="00066918" w:rsidRPr="009B5560">
        <w:t>.</w:t>
      </w:r>
      <w:ins w:id="462" w:author="Iain Murray" w:date="2024-04-03T10:51:00Z">
        <w:r w:rsidR="009B5560">
          <w:t xml:space="preserve"> </w:t>
        </w:r>
      </w:ins>
    </w:p>
    <w:p w14:paraId="43F3C630" w14:textId="53C741A3" w:rsidR="008D593A" w:rsidRPr="009B5560" w:rsidRDefault="008D593A" w:rsidP="00066918">
      <w:r w:rsidRPr="009B5560">
        <w:t xml:space="preserve">Not only this, </w:t>
      </w:r>
      <w:r w:rsidR="002D3225" w:rsidRPr="009B5560">
        <w:t>but the radio buttons also</w:t>
      </w:r>
      <w:r w:rsidRPr="009B5560">
        <w:t xml:space="preserve"> tagged ‘Choose an event’, ‘View Options’ and ‘Select Time’ were all </w:t>
      </w:r>
      <w:r w:rsidR="00E35A2E" w:rsidRPr="009B5560">
        <w:t>t</w:t>
      </w:r>
      <w:r w:rsidRPr="009B5560">
        <w:t xml:space="preserve">ested and found to be fully functional when used on </w:t>
      </w:r>
      <w:r w:rsidR="00811A2B" w:rsidRPr="009B5560">
        <w:t xml:space="preserve">the </w:t>
      </w:r>
      <w:r w:rsidRPr="009B5560">
        <w:t xml:space="preserve">Mozilla </w:t>
      </w:r>
      <w:r w:rsidR="00811A2B" w:rsidRPr="009B5560">
        <w:t>Firefox</w:t>
      </w:r>
      <w:r w:rsidRPr="009B5560">
        <w:t xml:space="preserve"> browser, Chrome browser and </w:t>
      </w:r>
      <w:r w:rsidR="00811A2B" w:rsidRPr="009B5560">
        <w:t>Edge</w:t>
      </w:r>
      <w:r w:rsidRPr="009B5560">
        <w:t xml:space="preserve"> </w:t>
      </w:r>
      <w:r w:rsidR="000F3605" w:rsidRPr="009B5560">
        <w:t>browser.</w:t>
      </w:r>
      <w:r w:rsidRPr="009B5560">
        <w:t xml:space="preserve"> </w:t>
      </w:r>
    </w:p>
    <w:p w14:paraId="7A777BDE" w14:textId="77777777" w:rsidR="008D593A" w:rsidRPr="009B5560" w:rsidRDefault="008D593A" w:rsidP="00066918"/>
    <w:p w14:paraId="15D4166D" w14:textId="77777777" w:rsidR="00D052D4" w:rsidRPr="009B5560" w:rsidRDefault="00D052D4" w:rsidP="00066918"/>
    <w:p w14:paraId="303095E4" w14:textId="41878E9A" w:rsidR="002D2AE3" w:rsidRPr="009B5560" w:rsidRDefault="0068274C" w:rsidP="0068274C">
      <w:pPr>
        <w:pStyle w:val="Heading1"/>
        <w:numPr>
          <w:ilvl w:val="0"/>
          <w:numId w:val="0"/>
        </w:numPr>
        <w:ind w:left="432" w:hanging="432"/>
        <w:rPr>
          <w:sz w:val="20"/>
        </w:rPr>
      </w:pPr>
      <w:r>
        <w:rPr>
          <w:sz w:val="20"/>
        </w:rPr>
        <w:t>7</w:t>
      </w:r>
      <w:r>
        <w:rPr>
          <w:sz w:val="20"/>
        </w:rPr>
        <w:tab/>
      </w:r>
      <w:r w:rsidR="002D2AE3" w:rsidRPr="009B5560">
        <w:rPr>
          <w:sz w:val="20"/>
        </w:rPr>
        <w:t>Description of the final product</w:t>
      </w:r>
    </w:p>
    <w:p w14:paraId="41A6B3ED" w14:textId="677841EF" w:rsidR="006C3FCE" w:rsidRPr="009B5560" w:rsidRDefault="00304C64" w:rsidP="00AB3AD6">
      <w:pPr>
        <w:rPr>
          <w:szCs w:val="19"/>
        </w:rPr>
      </w:pPr>
      <w:r w:rsidRPr="009B5560">
        <w:rPr>
          <w:szCs w:val="19"/>
        </w:rPr>
        <w:t>The final software application, streamlit_app.py</w:t>
      </w:r>
      <w:r w:rsidR="002D3225" w:rsidRPr="009B5560">
        <w:rPr>
          <w:szCs w:val="19"/>
        </w:rPr>
        <w:t xml:space="preserve">, provides a user-friendly interactive interface for displaying historical events on a map. Users can see a visual display of historical events, including the latitude, longitude, time, year, day, and month, </w:t>
      </w:r>
      <w:proofErr w:type="gramStart"/>
      <w:r w:rsidR="002D3225" w:rsidRPr="009B5560">
        <w:rPr>
          <w:szCs w:val="19"/>
        </w:rPr>
        <w:t>and also</w:t>
      </w:r>
      <w:proofErr w:type="gramEnd"/>
      <w:r w:rsidR="002D3225" w:rsidRPr="009B5560">
        <w:rPr>
          <w:szCs w:val="19"/>
        </w:rPr>
        <w:t xml:space="preserve"> get an exact description of their occurrence at selected event marker points on a map bounded by a box with zoom-in and zoom-out</w:t>
      </w:r>
      <w:r w:rsidR="006C3FCE" w:rsidRPr="009B5560">
        <w:rPr>
          <w:szCs w:val="19"/>
        </w:rPr>
        <w:t xml:space="preserve"> functionality</w:t>
      </w:r>
      <w:r w:rsidR="003511BB" w:rsidRPr="009B5560">
        <w:rPr>
          <w:szCs w:val="19"/>
        </w:rPr>
        <w:t xml:space="preserve">. </w:t>
      </w:r>
    </w:p>
    <w:p w14:paraId="15520C40" w14:textId="77777777" w:rsidR="00E47894" w:rsidRPr="009B5560" w:rsidRDefault="00CC78C1" w:rsidP="00CC78C1">
      <w:pPr>
        <w:pStyle w:val="NormalWeb"/>
        <w:jc w:val="both"/>
        <w:rPr>
          <w:b/>
          <w:sz w:val="20"/>
          <w:szCs w:val="19"/>
        </w:rPr>
      </w:pPr>
      <w:r w:rsidRPr="009B5560">
        <w:rPr>
          <w:b/>
          <w:sz w:val="20"/>
          <w:szCs w:val="19"/>
        </w:rPr>
        <w:t>To run the streamlit_app.py app</w:t>
      </w:r>
      <w:r w:rsidR="00E47894" w:rsidRPr="009B5560">
        <w:rPr>
          <w:b/>
          <w:sz w:val="20"/>
          <w:szCs w:val="19"/>
        </w:rPr>
        <w:t>lication, the following steps are followed:</w:t>
      </w:r>
    </w:p>
    <w:p w14:paraId="6D0462B6" w14:textId="0FD8652D" w:rsidR="00E35A2E" w:rsidRPr="009B5560" w:rsidRDefault="00E35A2E" w:rsidP="00E47894">
      <w:pPr>
        <w:pStyle w:val="NormalWeb"/>
        <w:numPr>
          <w:ilvl w:val="0"/>
          <w:numId w:val="42"/>
        </w:numPr>
        <w:jc w:val="both"/>
        <w:rPr>
          <w:sz w:val="20"/>
          <w:szCs w:val="19"/>
        </w:rPr>
      </w:pPr>
      <w:r w:rsidRPr="009B5560">
        <w:rPr>
          <w:sz w:val="20"/>
          <w:szCs w:val="19"/>
        </w:rPr>
        <w:t xml:space="preserve">Visual </w:t>
      </w:r>
      <w:r w:rsidR="009B5560">
        <w:rPr>
          <w:sz w:val="20"/>
          <w:szCs w:val="19"/>
        </w:rPr>
        <w:t>S</w:t>
      </w:r>
      <w:r w:rsidRPr="009B5560">
        <w:rPr>
          <w:sz w:val="20"/>
          <w:szCs w:val="19"/>
        </w:rPr>
        <w:t xml:space="preserve">tudio code and </w:t>
      </w:r>
      <w:r w:rsidR="009B5560">
        <w:rPr>
          <w:sz w:val="20"/>
          <w:szCs w:val="19"/>
        </w:rPr>
        <w:t>A</w:t>
      </w:r>
      <w:r w:rsidRPr="009B5560">
        <w:rPr>
          <w:sz w:val="20"/>
          <w:szCs w:val="19"/>
        </w:rPr>
        <w:t>naconda must be installed on the local machine.</w:t>
      </w:r>
    </w:p>
    <w:p w14:paraId="046B865D" w14:textId="09B91882" w:rsidR="00E47894" w:rsidRPr="009B5560" w:rsidRDefault="00E47894" w:rsidP="00E47894">
      <w:pPr>
        <w:pStyle w:val="NormalWeb"/>
        <w:numPr>
          <w:ilvl w:val="0"/>
          <w:numId w:val="42"/>
        </w:numPr>
        <w:jc w:val="both"/>
        <w:rPr>
          <w:sz w:val="20"/>
          <w:szCs w:val="19"/>
        </w:rPr>
      </w:pPr>
      <w:r w:rsidRPr="009B5560">
        <w:rPr>
          <w:sz w:val="20"/>
          <w:szCs w:val="19"/>
        </w:rPr>
        <w:t xml:space="preserve">The completed code </w:t>
      </w:r>
      <w:r w:rsidR="00811A2B" w:rsidRPr="009B5560">
        <w:rPr>
          <w:sz w:val="20"/>
          <w:szCs w:val="19"/>
        </w:rPr>
        <w:t>is placed</w:t>
      </w:r>
      <w:r w:rsidR="00CC78C1" w:rsidRPr="009B5560">
        <w:rPr>
          <w:sz w:val="20"/>
          <w:szCs w:val="19"/>
        </w:rPr>
        <w:t xml:space="preserve"> in </w:t>
      </w:r>
      <w:r w:rsidR="00E35A2E" w:rsidRPr="009B5560">
        <w:rPr>
          <w:sz w:val="20"/>
          <w:szCs w:val="19"/>
        </w:rPr>
        <w:t>a location (</w:t>
      </w:r>
      <w:r w:rsidR="009B5560">
        <w:rPr>
          <w:sz w:val="20"/>
          <w:szCs w:val="19"/>
        </w:rPr>
        <w:t>e.g</w:t>
      </w:r>
      <w:r w:rsidR="00E35A2E" w:rsidRPr="009B5560">
        <w:rPr>
          <w:sz w:val="20"/>
          <w:szCs w:val="19"/>
        </w:rPr>
        <w:t xml:space="preserve">. Documents) </w:t>
      </w:r>
      <w:r w:rsidR="00CC78C1" w:rsidRPr="009B5560">
        <w:rPr>
          <w:sz w:val="20"/>
          <w:szCs w:val="19"/>
        </w:rPr>
        <w:t xml:space="preserve">on the local machine. </w:t>
      </w:r>
    </w:p>
    <w:p w14:paraId="72F2E2C2" w14:textId="49F37630" w:rsidR="00E47894" w:rsidRPr="009B5560" w:rsidRDefault="00E47894" w:rsidP="00E47894">
      <w:pPr>
        <w:pStyle w:val="NormalWeb"/>
        <w:numPr>
          <w:ilvl w:val="0"/>
          <w:numId w:val="42"/>
        </w:numPr>
        <w:jc w:val="both"/>
        <w:rPr>
          <w:sz w:val="20"/>
          <w:szCs w:val="19"/>
        </w:rPr>
      </w:pPr>
      <w:r w:rsidRPr="009B5560">
        <w:rPr>
          <w:sz w:val="20"/>
          <w:szCs w:val="19"/>
        </w:rPr>
        <w:t xml:space="preserve">The </w:t>
      </w:r>
      <w:r w:rsidR="009B5560">
        <w:rPr>
          <w:sz w:val="20"/>
          <w:szCs w:val="19"/>
        </w:rPr>
        <w:t>A</w:t>
      </w:r>
      <w:r w:rsidR="009B5560" w:rsidRPr="009B5560">
        <w:rPr>
          <w:sz w:val="20"/>
          <w:szCs w:val="19"/>
        </w:rPr>
        <w:t xml:space="preserve">naconda </w:t>
      </w:r>
      <w:r w:rsidRPr="009B5560">
        <w:rPr>
          <w:sz w:val="20"/>
          <w:szCs w:val="19"/>
        </w:rPr>
        <w:t>command prompt is opened and the command:</w:t>
      </w:r>
    </w:p>
    <w:p w14:paraId="6AF221E3" w14:textId="77777777" w:rsidR="00E47894" w:rsidRPr="009B5560" w:rsidRDefault="00E47894" w:rsidP="00E47894">
      <w:pPr>
        <w:pStyle w:val="NormalWeb"/>
        <w:ind w:left="720"/>
        <w:jc w:val="both"/>
        <w:rPr>
          <w:b/>
          <w:sz w:val="20"/>
          <w:szCs w:val="19"/>
        </w:rPr>
      </w:pPr>
      <w:proofErr w:type="spellStart"/>
      <w:r w:rsidRPr="009B5560">
        <w:rPr>
          <w:b/>
          <w:sz w:val="20"/>
          <w:szCs w:val="19"/>
        </w:rPr>
        <w:t>streamlit</w:t>
      </w:r>
      <w:proofErr w:type="spellEnd"/>
      <w:r w:rsidRPr="009B5560">
        <w:rPr>
          <w:b/>
          <w:sz w:val="20"/>
          <w:szCs w:val="19"/>
        </w:rPr>
        <w:t xml:space="preserve"> run streamlit_app.py </w:t>
      </w:r>
    </w:p>
    <w:p w14:paraId="660AF394" w14:textId="14A903E7" w:rsidR="00E47894" w:rsidRPr="009B5560" w:rsidRDefault="00E47894" w:rsidP="00E47894">
      <w:pPr>
        <w:pStyle w:val="NormalWeb"/>
        <w:ind w:left="720"/>
        <w:jc w:val="both"/>
        <w:rPr>
          <w:sz w:val="20"/>
          <w:szCs w:val="19"/>
        </w:rPr>
      </w:pPr>
      <w:r w:rsidRPr="009B5560">
        <w:rPr>
          <w:sz w:val="20"/>
          <w:szCs w:val="19"/>
        </w:rPr>
        <w:t>is executed.</w:t>
      </w:r>
    </w:p>
    <w:p w14:paraId="0DE58D97" w14:textId="5BF5E0A4" w:rsidR="00CC78C1" w:rsidRPr="009B5560" w:rsidRDefault="00E47894" w:rsidP="00CC78C1">
      <w:pPr>
        <w:pStyle w:val="NormalWeb"/>
        <w:jc w:val="both"/>
        <w:rPr>
          <w:sz w:val="20"/>
          <w:szCs w:val="19"/>
        </w:rPr>
      </w:pPr>
      <w:r w:rsidRPr="009B5560">
        <w:rPr>
          <w:b/>
          <w:i/>
          <w:noProof/>
          <w:color w:val="FF0000"/>
          <w:lang w:eastAsia="en-US"/>
          <w:rPrChange w:id="463" w:author="Iain Murray" w:date="2024-04-03T10:45:00Z">
            <w:rPr>
              <w:b/>
              <w:i/>
              <w:noProof/>
              <w:color w:val="FF0000"/>
              <w:lang w:val="en-US" w:eastAsia="en-US"/>
            </w:rPr>
          </w:rPrChange>
        </w:rPr>
        <w:drawing>
          <wp:inline distT="0" distB="0" distL="0" distR="0" wp14:anchorId="06FF9DFE" wp14:editId="53542FDA">
            <wp:extent cx="3002280" cy="1206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6310" cy="1212138"/>
                    </a:xfrm>
                    <a:prstGeom prst="rect">
                      <a:avLst/>
                    </a:prstGeom>
                  </pic:spPr>
                </pic:pic>
              </a:graphicData>
            </a:graphic>
          </wp:inline>
        </w:drawing>
      </w:r>
    </w:p>
    <w:p w14:paraId="7F7DE4C9" w14:textId="6C756EEC" w:rsidR="00E47894" w:rsidRPr="009B5560" w:rsidRDefault="00E47894" w:rsidP="00CC78C1">
      <w:pPr>
        <w:pStyle w:val="NormalWeb"/>
        <w:jc w:val="both"/>
        <w:rPr>
          <w:b/>
          <w:sz w:val="20"/>
          <w:szCs w:val="19"/>
        </w:rPr>
      </w:pPr>
      <w:r w:rsidRPr="009B5560">
        <w:rPr>
          <w:b/>
          <w:sz w:val="20"/>
          <w:szCs w:val="19"/>
        </w:rPr>
        <w:t>Fig 7.0</w:t>
      </w:r>
      <w:r w:rsidR="00E35A2E" w:rsidRPr="009B5560">
        <w:rPr>
          <w:b/>
          <w:sz w:val="20"/>
          <w:szCs w:val="19"/>
        </w:rPr>
        <w:t xml:space="preserve">: Running the streamlit_app.py command on the Anaconda </w:t>
      </w:r>
      <w:proofErr w:type="gramStart"/>
      <w:r w:rsidR="00E35A2E" w:rsidRPr="009B5560">
        <w:rPr>
          <w:b/>
          <w:sz w:val="20"/>
          <w:szCs w:val="19"/>
        </w:rPr>
        <w:t>prompt</w:t>
      </w:r>
      <w:proofErr w:type="gramEnd"/>
    </w:p>
    <w:p w14:paraId="6D416474" w14:textId="125DDABD" w:rsidR="006C3FCE" w:rsidRPr="009B5560" w:rsidRDefault="00E47894" w:rsidP="00AB3AD6">
      <w:pPr>
        <w:rPr>
          <w:szCs w:val="19"/>
        </w:rPr>
      </w:pPr>
      <w:r w:rsidRPr="009B5560">
        <w:rPr>
          <w:szCs w:val="19"/>
        </w:rPr>
        <w:t xml:space="preserve">Once done, the streamlit_app.py software comes up. </w:t>
      </w:r>
      <w:r w:rsidR="006C3FCE" w:rsidRPr="009B5560">
        <w:rPr>
          <w:szCs w:val="19"/>
        </w:rPr>
        <w:t>The software application</w:t>
      </w:r>
      <w:r w:rsidRPr="009B5560">
        <w:rPr>
          <w:szCs w:val="19"/>
        </w:rPr>
        <w:t xml:space="preserve"> </w:t>
      </w:r>
      <w:r w:rsidR="006C3FCE" w:rsidRPr="009B5560">
        <w:rPr>
          <w:szCs w:val="19"/>
        </w:rPr>
        <w:t>has a left sidebar that has radio buttons tagged ‘choose an event’. Under this is displayed the events whose data has been loaded into the application.</w:t>
      </w:r>
    </w:p>
    <w:p w14:paraId="22346738" w14:textId="77777777" w:rsidR="006C3FCE" w:rsidRPr="009B5560" w:rsidRDefault="006C3FCE" w:rsidP="00AB3AD6">
      <w:pPr>
        <w:rPr>
          <w:szCs w:val="19"/>
        </w:rPr>
      </w:pPr>
    </w:p>
    <w:p w14:paraId="2598F8C9" w14:textId="2F1CB976" w:rsidR="006C3FCE" w:rsidRPr="009B5560" w:rsidRDefault="006C3FCE" w:rsidP="006C3FCE">
      <w:pPr>
        <w:pStyle w:val="NormalWeb"/>
        <w:spacing w:before="0" w:after="0"/>
        <w:textAlignment w:val="center"/>
        <w:rPr>
          <w:sz w:val="20"/>
          <w:szCs w:val="20"/>
        </w:rPr>
      </w:pPr>
      <w:r w:rsidRPr="009B5560">
        <w:rPr>
          <w:sz w:val="20"/>
          <w:szCs w:val="20"/>
        </w:rPr>
        <w:t xml:space="preserve">Also, there is radio button that is tagged ‘View </w:t>
      </w:r>
      <w:proofErr w:type="gramStart"/>
      <w:r w:rsidRPr="009B5560">
        <w:rPr>
          <w:sz w:val="20"/>
          <w:szCs w:val="20"/>
        </w:rPr>
        <w:t>options’</w:t>
      </w:r>
      <w:proofErr w:type="gramEnd"/>
      <w:r w:rsidRPr="009B5560">
        <w:rPr>
          <w:sz w:val="20"/>
          <w:szCs w:val="20"/>
        </w:rPr>
        <w:t xml:space="preserve">. Under these there are radio buttons tagged ‘Select </w:t>
      </w:r>
      <w:proofErr w:type="spellStart"/>
      <w:r w:rsidRPr="009B5560">
        <w:rPr>
          <w:sz w:val="20"/>
          <w:szCs w:val="20"/>
        </w:rPr>
        <w:t>KeyEventNote</w:t>
      </w:r>
      <w:proofErr w:type="spellEnd"/>
      <w:r w:rsidRPr="009B5560">
        <w:rPr>
          <w:sz w:val="20"/>
          <w:szCs w:val="20"/>
        </w:rPr>
        <w:t xml:space="preserve">’, ‘Show All </w:t>
      </w:r>
      <w:proofErr w:type="spellStart"/>
      <w:r w:rsidRPr="009B5560">
        <w:rPr>
          <w:sz w:val="20"/>
          <w:szCs w:val="20"/>
        </w:rPr>
        <w:t>KeyEventNotes</w:t>
      </w:r>
      <w:proofErr w:type="spellEnd"/>
      <w:r w:rsidRPr="009B5560">
        <w:rPr>
          <w:sz w:val="20"/>
          <w:szCs w:val="20"/>
        </w:rPr>
        <w:t xml:space="preserve">’ and ‘Select Time’. There is also a </w:t>
      </w:r>
      <w:r w:rsidR="00AC6C1E">
        <w:rPr>
          <w:sz w:val="20"/>
          <w:szCs w:val="20"/>
        </w:rPr>
        <w:t>drop-down</w:t>
      </w:r>
      <w:r w:rsidRPr="009B5560">
        <w:rPr>
          <w:sz w:val="20"/>
          <w:szCs w:val="20"/>
        </w:rPr>
        <w:t xml:space="preserve"> bar that is tagged ‘Select </w:t>
      </w:r>
      <w:proofErr w:type="spellStart"/>
      <w:r w:rsidRPr="009B5560">
        <w:rPr>
          <w:sz w:val="20"/>
          <w:szCs w:val="20"/>
        </w:rPr>
        <w:t>KeyEventNote</w:t>
      </w:r>
      <w:proofErr w:type="spellEnd"/>
      <w:r w:rsidRPr="009B5560">
        <w:rPr>
          <w:sz w:val="20"/>
          <w:szCs w:val="20"/>
        </w:rPr>
        <w:t xml:space="preserve">’. </w:t>
      </w:r>
    </w:p>
    <w:p w14:paraId="4C81D9D9" w14:textId="77777777" w:rsidR="006C3FCE" w:rsidRPr="009B5560" w:rsidRDefault="006C3FCE" w:rsidP="006C3FCE">
      <w:pPr>
        <w:pStyle w:val="NormalWeb"/>
        <w:spacing w:before="0" w:after="0"/>
        <w:textAlignment w:val="center"/>
        <w:rPr>
          <w:rFonts w:ascii="Arial" w:hAnsi="Arial" w:cs="Arial"/>
          <w:color w:val="31333F"/>
          <w:sz w:val="20"/>
          <w:szCs w:val="20"/>
          <w:lang w:eastAsia="en-US"/>
          <w:rPrChange w:id="464" w:author="Iain Murray" w:date="2024-04-03T10:45:00Z">
            <w:rPr>
              <w:rFonts w:ascii="Arial" w:hAnsi="Arial" w:cs="Arial"/>
              <w:color w:val="31333F"/>
              <w:sz w:val="20"/>
              <w:szCs w:val="20"/>
              <w:lang w:val="en-US" w:eastAsia="en-US"/>
            </w:rPr>
          </w:rPrChange>
        </w:rPr>
      </w:pPr>
    </w:p>
    <w:p w14:paraId="368E34BE" w14:textId="24742832" w:rsidR="00DE3870" w:rsidRPr="009B5560" w:rsidRDefault="006C3FCE" w:rsidP="00AB3AD6">
      <w:r w:rsidRPr="009B5560">
        <w:t xml:space="preserve"> By selecting any of the events, and either of the View Options buttons, the corresponding selection is displayed. The</w:t>
      </w:r>
      <w:r w:rsidR="003511BB" w:rsidRPr="009B5560">
        <w:t xml:space="preserve"> drop</w:t>
      </w:r>
      <w:r w:rsidR="00AC6C1E">
        <w:t>-</w:t>
      </w:r>
      <w:r w:rsidR="003511BB" w:rsidRPr="009B5560">
        <w:t>down bar that shows key event</w:t>
      </w:r>
      <w:r w:rsidRPr="009B5560">
        <w:t xml:space="preserve">s in history </w:t>
      </w:r>
      <w:r w:rsidR="003511BB" w:rsidRPr="009B5560">
        <w:t xml:space="preserve">can </w:t>
      </w:r>
      <w:r w:rsidRPr="009B5560">
        <w:t xml:space="preserve">also </w:t>
      </w:r>
      <w:r w:rsidR="003511BB" w:rsidRPr="009B5560">
        <w:t xml:space="preserve">be clicked </w:t>
      </w:r>
      <w:r w:rsidRPr="009B5560">
        <w:t>to get a drop</w:t>
      </w:r>
      <w:r w:rsidR="00AC6C1E">
        <w:t>-</w:t>
      </w:r>
      <w:r w:rsidRPr="009B5560">
        <w:t>down of any event based o</w:t>
      </w:r>
      <w:r w:rsidR="00AC6C1E">
        <w:t>n</w:t>
      </w:r>
      <w:r w:rsidRPr="009B5560">
        <w:t xml:space="preserve"> </w:t>
      </w:r>
      <w:proofErr w:type="gramStart"/>
      <w:r w:rsidRPr="009B5560">
        <w:t>users</w:t>
      </w:r>
      <w:proofErr w:type="gramEnd"/>
      <w:r w:rsidRPr="009B5560">
        <w:t xml:space="preserve"> choice. </w:t>
      </w:r>
    </w:p>
    <w:p w14:paraId="396A6DD4" w14:textId="77777777" w:rsidR="00DE3870" w:rsidRPr="009B5560" w:rsidRDefault="00DE3870" w:rsidP="00AB3AD6"/>
    <w:p w14:paraId="72BC1C76" w14:textId="402C9241" w:rsidR="008B42AC" w:rsidRPr="009B5560" w:rsidRDefault="00D04EB3" w:rsidP="008B42AC">
      <w:pPr>
        <w:rPr>
          <w:szCs w:val="19"/>
        </w:rPr>
      </w:pPr>
      <w:r w:rsidRPr="009B5560">
        <w:rPr>
          <w:szCs w:val="19"/>
        </w:rPr>
        <w:t>For interacting with the map, the app has a time</w:t>
      </w:r>
      <w:r w:rsidR="00AC6C1E">
        <w:rPr>
          <w:szCs w:val="19"/>
        </w:rPr>
        <w:t>-</w:t>
      </w:r>
      <w:r w:rsidRPr="009B5560">
        <w:rPr>
          <w:szCs w:val="19"/>
        </w:rPr>
        <w:t xml:space="preserve">based slider that can be dragged from left to right and vice versa to get a simulation of different key events on the map described with marker point. </w:t>
      </w:r>
    </w:p>
    <w:p w14:paraId="08034C86" w14:textId="5B3F5C25" w:rsidR="00130D39" w:rsidRPr="009B5560" w:rsidRDefault="00130D39" w:rsidP="008B42AC">
      <w:pPr>
        <w:rPr>
          <w:szCs w:val="19"/>
        </w:rPr>
      </w:pPr>
      <w:r w:rsidRPr="009B5560">
        <w:rPr>
          <w:szCs w:val="19"/>
        </w:rPr>
        <w:t>The time</w:t>
      </w:r>
      <w:r w:rsidR="00AC6C1E">
        <w:rPr>
          <w:szCs w:val="19"/>
        </w:rPr>
        <w:t>-</w:t>
      </w:r>
      <w:r w:rsidRPr="009B5560">
        <w:rPr>
          <w:szCs w:val="19"/>
        </w:rPr>
        <w:t>based slider helps to interact with th</w:t>
      </w:r>
      <w:r w:rsidR="00E35A2E" w:rsidRPr="009B5560">
        <w:rPr>
          <w:szCs w:val="19"/>
        </w:rPr>
        <w:t>e</w:t>
      </w:r>
      <w:r w:rsidRPr="009B5560">
        <w:rPr>
          <w:szCs w:val="19"/>
        </w:rPr>
        <w:t xml:space="preserve"> different events loaded into the app.</w:t>
      </w:r>
    </w:p>
    <w:p w14:paraId="306AC647" w14:textId="77777777" w:rsidR="00130D39" w:rsidRPr="009B5560" w:rsidRDefault="00130D39" w:rsidP="008B42AC">
      <w:pPr>
        <w:rPr>
          <w:szCs w:val="19"/>
        </w:rPr>
      </w:pPr>
    </w:p>
    <w:p w14:paraId="0B4561E5" w14:textId="40C524F3" w:rsidR="00130D39" w:rsidRPr="009B5560" w:rsidRDefault="00130D39" w:rsidP="008B42AC">
      <w:pPr>
        <w:rPr>
          <w:color w:val="FF0000"/>
          <w:szCs w:val="19"/>
        </w:rPr>
      </w:pPr>
      <w:r w:rsidRPr="009B5560">
        <w:rPr>
          <w:szCs w:val="19"/>
        </w:rPr>
        <w:t xml:space="preserve">Also, there is a </w:t>
      </w:r>
      <w:r w:rsidR="00811A2B" w:rsidRPr="009B5560">
        <w:rPr>
          <w:szCs w:val="19"/>
        </w:rPr>
        <w:t>drop-down menu that can be clicked to see various interesting events stored in</w:t>
      </w:r>
      <w:r w:rsidRPr="009B5560">
        <w:rPr>
          <w:szCs w:val="19"/>
        </w:rPr>
        <w:t xml:space="preserve"> historical events.</w:t>
      </w:r>
    </w:p>
    <w:p w14:paraId="6F1C589C" w14:textId="0CC524B5" w:rsidR="006C3FCE" w:rsidRPr="009B5560" w:rsidRDefault="006C3FCE" w:rsidP="008B42AC">
      <w:pPr>
        <w:rPr>
          <w:szCs w:val="19"/>
        </w:rPr>
      </w:pPr>
      <w:r w:rsidRPr="009B5560">
        <w:rPr>
          <w:noProof/>
          <w:szCs w:val="19"/>
          <w:lang w:eastAsia="en-US"/>
          <w:rPrChange w:id="465" w:author="Iain Murray" w:date="2024-04-03T10:45:00Z">
            <w:rPr>
              <w:noProof/>
              <w:szCs w:val="19"/>
              <w:lang w:val="en-US" w:eastAsia="en-US"/>
            </w:rPr>
          </w:rPrChange>
        </w:rPr>
        <w:lastRenderedPageBreak/>
        <w:drawing>
          <wp:inline distT="0" distB="0" distL="0" distR="0" wp14:anchorId="021DE19D" wp14:editId="27F9F395">
            <wp:extent cx="3371850" cy="34988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1850" cy="3498850"/>
                    </a:xfrm>
                    <a:prstGeom prst="rect">
                      <a:avLst/>
                    </a:prstGeom>
                  </pic:spPr>
                </pic:pic>
              </a:graphicData>
            </a:graphic>
          </wp:inline>
        </w:drawing>
      </w:r>
    </w:p>
    <w:p w14:paraId="766FBD13" w14:textId="1689A979" w:rsidR="006C3FCE" w:rsidRPr="009B5560" w:rsidRDefault="006C3FCE" w:rsidP="008B42AC">
      <w:pPr>
        <w:rPr>
          <w:b/>
          <w:szCs w:val="19"/>
        </w:rPr>
      </w:pPr>
      <w:r w:rsidRPr="009B5560">
        <w:rPr>
          <w:b/>
          <w:szCs w:val="19"/>
        </w:rPr>
        <w:t>Fig</w:t>
      </w:r>
      <w:r w:rsidR="00E35A2E" w:rsidRPr="009B5560">
        <w:rPr>
          <w:b/>
          <w:szCs w:val="19"/>
        </w:rPr>
        <w:t xml:space="preserve"> 7.1</w:t>
      </w:r>
      <w:r w:rsidRPr="009B5560">
        <w:rPr>
          <w:b/>
          <w:szCs w:val="19"/>
        </w:rPr>
        <w:t>: Selection of an event with a radio button under view option</w:t>
      </w:r>
    </w:p>
    <w:p w14:paraId="5FBC932A" w14:textId="77777777" w:rsidR="00E47894" w:rsidRPr="009B5560" w:rsidRDefault="00E47894" w:rsidP="008B42AC">
      <w:pPr>
        <w:rPr>
          <w:szCs w:val="19"/>
        </w:rPr>
      </w:pPr>
    </w:p>
    <w:p w14:paraId="19B2F6F6" w14:textId="2EB17135" w:rsidR="0073334A" w:rsidRPr="009B5560" w:rsidRDefault="0073334A" w:rsidP="00AB3AD6">
      <w:pPr>
        <w:rPr>
          <w:szCs w:val="19"/>
        </w:rPr>
      </w:pPr>
      <w:r w:rsidRPr="009B5560">
        <w:rPr>
          <w:szCs w:val="19"/>
        </w:rPr>
        <w:t xml:space="preserve">To use the app, the flow chart </w:t>
      </w:r>
      <w:r w:rsidR="00DE3870" w:rsidRPr="009B5560">
        <w:rPr>
          <w:szCs w:val="19"/>
        </w:rPr>
        <w:t>in Fig 7.</w:t>
      </w:r>
      <w:r w:rsidR="000F3605">
        <w:rPr>
          <w:szCs w:val="19"/>
        </w:rPr>
        <w:t>2</w:t>
      </w:r>
      <w:r w:rsidR="00DE3870" w:rsidRPr="009B5560">
        <w:rPr>
          <w:szCs w:val="19"/>
        </w:rPr>
        <w:t xml:space="preserve"> is applicable.</w:t>
      </w:r>
    </w:p>
    <w:p w14:paraId="4922568F" w14:textId="77777777" w:rsidR="00DE3870" w:rsidRPr="009B5560" w:rsidRDefault="00DE3870" w:rsidP="00AB3AD6">
      <w:pPr>
        <w:rPr>
          <w:szCs w:val="19"/>
        </w:rPr>
      </w:pPr>
    </w:p>
    <w:p w14:paraId="5AD39587" w14:textId="2ECE986A" w:rsidR="00777C43" w:rsidRPr="009B5560" w:rsidRDefault="00DE3870" w:rsidP="00AB3AD6">
      <w:pPr>
        <w:rPr>
          <w:b/>
        </w:rPr>
      </w:pPr>
      <w:r w:rsidRPr="009B5560">
        <w:rPr>
          <w:b/>
          <w:noProof/>
          <w:lang w:eastAsia="en-US"/>
          <w:rPrChange w:id="466" w:author="Iain Murray" w:date="2024-04-03T10:45:00Z">
            <w:rPr>
              <w:b/>
              <w:noProof/>
              <w:lang w:val="en-US" w:eastAsia="en-US"/>
            </w:rPr>
          </w:rPrChange>
        </w:rPr>
        <w:drawing>
          <wp:inline distT="0" distB="0" distL="0" distR="0" wp14:anchorId="77DC57CE" wp14:editId="10736521">
            <wp:extent cx="2819400" cy="3644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19400" cy="3644900"/>
                    </a:xfrm>
                    <a:prstGeom prst="rect">
                      <a:avLst/>
                    </a:prstGeom>
                  </pic:spPr>
                </pic:pic>
              </a:graphicData>
            </a:graphic>
          </wp:inline>
        </w:drawing>
      </w:r>
    </w:p>
    <w:p w14:paraId="3A23388B" w14:textId="4D605333" w:rsidR="0073334A" w:rsidRPr="009B5560" w:rsidRDefault="00E35A2E" w:rsidP="00AB3AD6">
      <w:pPr>
        <w:rPr>
          <w:b/>
          <w:color w:val="FF0000"/>
          <w:szCs w:val="19"/>
        </w:rPr>
      </w:pPr>
      <w:r w:rsidRPr="009B5560">
        <w:rPr>
          <w:b/>
          <w:szCs w:val="19"/>
        </w:rPr>
        <w:t>Fig 7.2</w:t>
      </w:r>
      <w:r w:rsidR="0073334A" w:rsidRPr="009B5560">
        <w:rPr>
          <w:b/>
          <w:szCs w:val="19"/>
        </w:rPr>
        <w:t xml:space="preserve">. </w:t>
      </w:r>
      <w:r w:rsidRPr="009B5560">
        <w:rPr>
          <w:b/>
          <w:szCs w:val="19"/>
        </w:rPr>
        <w:t xml:space="preserve">Flowchart for running the streamlit_app.py </w:t>
      </w:r>
      <w:proofErr w:type="gramStart"/>
      <w:r w:rsidRPr="009B5560">
        <w:rPr>
          <w:b/>
          <w:szCs w:val="19"/>
        </w:rPr>
        <w:t>app</w:t>
      </w:r>
      <w:proofErr w:type="gramEnd"/>
      <w:r w:rsidR="0073334A" w:rsidRPr="009B5560">
        <w:rPr>
          <w:b/>
          <w:color w:val="FF0000"/>
          <w:szCs w:val="19"/>
        </w:rPr>
        <w:t xml:space="preserve"> </w:t>
      </w:r>
    </w:p>
    <w:p w14:paraId="33447160" w14:textId="77777777" w:rsidR="0073334A" w:rsidRPr="009B5560" w:rsidRDefault="0073334A" w:rsidP="00AB3AD6">
      <w:pPr>
        <w:rPr>
          <w:color w:val="FF0000"/>
          <w:szCs w:val="19"/>
        </w:rPr>
      </w:pPr>
    </w:p>
    <w:p w14:paraId="1533513D" w14:textId="77777777" w:rsidR="0073334A" w:rsidRPr="009B5560" w:rsidRDefault="0073334A" w:rsidP="00AB3AD6">
      <w:pPr>
        <w:rPr>
          <w:color w:val="FF0000"/>
          <w:sz w:val="4"/>
          <w:szCs w:val="19"/>
        </w:rPr>
      </w:pPr>
    </w:p>
    <w:p w14:paraId="2F58199E" w14:textId="77777777" w:rsidR="00130D39" w:rsidRPr="009B5560" w:rsidRDefault="00130D39" w:rsidP="00130D39">
      <w:pPr>
        <w:pStyle w:val="NormalWeb"/>
        <w:spacing w:before="0" w:after="0"/>
        <w:jc w:val="both"/>
        <w:rPr>
          <w:sz w:val="8"/>
          <w:szCs w:val="19"/>
        </w:rPr>
      </w:pPr>
    </w:p>
    <w:p w14:paraId="1C00BD18" w14:textId="77777777" w:rsidR="004960A0" w:rsidRPr="009B5560" w:rsidRDefault="004960A0" w:rsidP="00583E12">
      <w:pPr>
        <w:pStyle w:val="NormalWeb"/>
        <w:rPr>
          <w:b/>
          <w:sz w:val="2"/>
          <w:szCs w:val="19"/>
        </w:rPr>
      </w:pPr>
    </w:p>
    <w:p w14:paraId="3BE81C5F" w14:textId="77777777" w:rsidR="002621C5" w:rsidRPr="009B5560" w:rsidRDefault="002621C5" w:rsidP="00D416DD"/>
    <w:p w14:paraId="409F9690" w14:textId="0C753A45" w:rsidR="002D2AE3" w:rsidRPr="009B5560" w:rsidRDefault="0068274C" w:rsidP="0068274C">
      <w:pPr>
        <w:pStyle w:val="Heading1"/>
        <w:numPr>
          <w:ilvl w:val="0"/>
          <w:numId w:val="0"/>
        </w:numPr>
        <w:ind w:left="432" w:hanging="432"/>
        <w:rPr>
          <w:sz w:val="20"/>
        </w:rPr>
      </w:pPr>
      <w:r>
        <w:rPr>
          <w:sz w:val="20"/>
        </w:rPr>
        <w:t>8</w:t>
      </w:r>
      <w:r>
        <w:rPr>
          <w:sz w:val="20"/>
        </w:rPr>
        <w:tab/>
      </w:r>
      <w:r w:rsidR="002D2AE3" w:rsidRPr="009B5560">
        <w:rPr>
          <w:sz w:val="20"/>
        </w:rPr>
        <w:t>Summary and Conclusions</w:t>
      </w:r>
    </w:p>
    <w:p w14:paraId="7C4B2832" w14:textId="58F4079C" w:rsidR="00BC7F1D" w:rsidRPr="009B5560" w:rsidRDefault="00BC7F1D" w:rsidP="002D2AE3">
      <w:pPr>
        <w:pStyle w:val="NormalWeb"/>
        <w:spacing w:before="0" w:after="0"/>
        <w:jc w:val="both"/>
        <w:rPr>
          <w:color w:val="000000"/>
          <w:sz w:val="20"/>
          <w:szCs w:val="19"/>
        </w:rPr>
      </w:pPr>
      <w:r w:rsidRPr="009B5560">
        <w:rPr>
          <w:color w:val="000000"/>
          <w:sz w:val="20"/>
          <w:szCs w:val="19"/>
        </w:rPr>
        <w:t>This project served as a means of</w:t>
      </w:r>
      <w:r w:rsidR="00DD777A" w:rsidRPr="009B5560">
        <w:rPr>
          <w:color w:val="000000"/>
          <w:sz w:val="20"/>
          <w:szCs w:val="19"/>
        </w:rPr>
        <w:t xml:space="preserve"> creating historical </w:t>
      </w:r>
      <w:r w:rsidRPr="009B5560">
        <w:rPr>
          <w:color w:val="000000"/>
          <w:sz w:val="20"/>
          <w:szCs w:val="19"/>
        </w:rPr>
        <w:t>visual</w:t>
      </w:r>
      <w:r w:rsidR="00C6588D" w:rsidRPr="009B5560">
        <w:rPr>
          <w:color w:val="000000"/>
          <w:sz w:val="20"/>
          <w:szCs w:val="19"/>
        </w:rPr>
        <w:t>isation</w:t>
      </w:r>
      <w:r w:rsidRPr="009B5560">
        <w:rPr>
          <w:color w:val="000000"/>
          <w:sz w:val="20"/>
          <w:szCs w:val="19"/>
        </w:rPr>
        <w:t xml:space="preserve">s using database as a Tool. The following were provided by the project: </w:t>
      </w:r>
    </w:p>
    <w:p w14:paraId="6635C834" w14:textId="77777777" w:rsidR="00BC7F1D" w:rsidRPr="009B5560" w:rsidRDefault="00BC7F1D" w:rsidP="002D2AE3">
      <w:pPr>
        <w:pStyle w:val="NormalWeb"/>
        <w:spacing w:before="0" w:after="0"/>
        <w:jc w:val="both"/>
        <w:rPr>
          <w:color w:val="000000"/>
          <w:sz w:val="20"/>
          <w:szCs w:val="19"/>
        </w:rPr>
      </w:pPr>
    </w:p>
    <w:p w14:paraId="7C75C41B" w14:textId="4D5E6CCF" w:rsidR="00BC7F1D" w:rsidRPr="000F3605" w:rsidRDefault="00062256" w:rsidP="000F3605">
      <w:pPr>
        <w:pStyle w:val="ListParagraph"/>
        <w:numPr>
          <w:ilvl w:val="0"/>
          <w:numId w:val="42"/>
        </w:numPr>
        <w:rPr>
          <w:szCs w:val="19"/>
        </w:rPr>
      </w:pPr>
      <w:r w:rsidRPr="009B5560">
        <w:rPr>
          <w:szCs w:val="19"/>
        </w:rPr>
        <w:t>A</w:t>
      </w:r>
      <w:r w:rsidR="00BC7F1D" w:rsidRPr="009B5560">
        <w:rPr>
          <w:szCs w:val="19"/>
        </w:rPr>
        <w:t xml:space="preserve"> means of having a </w:t>
      </w:r>
      <w:r w:rsidR="007D29B2" w:rsidRPr="009B5560">
        <w:rPr>
          <w:szCs w:val="19"/>
        </w:rPr>
        <w:t>Historical Data Repository:</w:t>
      </w:r>
      <w:r w:rsidR="000F3605">
        <w:rPr>
          <w:szCs w:val="19"/>
        </w:rPr>
        <w:t xml:space="preserve"> </w:t>
      </w:r>
      <w:r w:rsidR="00BC7F1D" w:rsidRPr="000F3605">
        <w:rPr>
          <w:szCs w:val="19"/>
        </w:rPr>
        <w:t xml:space="preserve">This project serves as a reliable repository for historical data. It encompasses two different events, several </w:t>
      </w:r>
      <w:proofErr w:type="gramStart"/>
      <w:r w:rsidR="00BC7F1D" w:rsidRPr="000F3605">
        <w:rPr>
          <w:szCs w:val="19"/>
        </w:rPr>
        <w:t>timelines</w:t>
      </w:r>
      <w:proofErr w:type="gramEnd"/>
      <w:r w:rsidR="00BC7F1D" w:rsidRPr="000F3605">
        <w:rPr>
          <w:szCs w:val="19"/>
        </w:rPr>
        <w:t xml:space="preserve"> and geographical locations. The database system used helped to carefully catalogue and store historical event data in a database in a very structured format. This ensures easy access and retrieval of historical data from anywhere in the World.</w:t>
      </w:r>
    </w:p>
    <w:p w14:paraId="5C00FDFB" w14:textId="77777777" w:rsidR="00BC7F1D" w:rsidRPr="009B5560" w:rsidRDefault="00BC7F1D" w:rsidP="007D29B2">
      <w:pPr>
        <w:rPr>
          <w:szCs w:val="19"/>
        </w:rPr>
      </w:pPr>
    </w:p>
    <w:p w14:paraId="14592772" w14:textId="7DDEFB7E" w:rsidR="007D29B2" w:rsidRPr="00311DA7" w:rsidRDefault="007D29B2" w:rsidP="00311DA7">
      <w:pPr>
        <w:pStyle w:val="ListParagraph"/>
        <w:numPr>
          <w:ilvl w:val="0"/>
          <w:numId w:val="42"/>
        </w:numPr>
        <w:rPr>
          <w:szCs w:val="19"/>
        </w:rPr>
      </w:pPr>
      <w:r w:rsidRPr="009B5560">
        <w:rPr>
          <w:szCs w:val="19"/>
        </w:rPr>
        <w:t>Interactive Simulation Interface:</w:t>
      </w:r>
      <w:r w:rsidR="00311DA7">
        <w:rPr>
          <w:szCs w:val="19"/>
        </w:rPr>
        <w:t xml:space="preserve"> </w:t>
      </w:r>
      <w:proofErr w:type="gramStart"/>
      <w:r w:rsidR="00BC7F1D" w:rsidRPr="00311DA7">
        <w:rPr>
          <w:szCs w:val="19"/>
        </w:rPr>
        <w:t>Through the use of</w:t>
      </w:r>
      <w:proofErr w:type="gramEnd"/>
      <w:r w:rsidR="00BC7F1D" w:rsidRPr="00311DA7">
        <w:rPr>
          <w:szCs w:val="19"/>
        </w:rPr>
        <w:t xml:space="preserve"> the streamlit_app.py app simulation interface, u</w:t>
      </w:r>
      <w:r w:rsidRPr="00311DA7">
        <w:rPr>
          <w:szCs w:val="19"/>
        </w:rPr>
        <w:t xml:space="preserve">sers </w:t>
      </w:r>
      <w:r w:rsidR="00BC7F1D" w:rsidRPr="00311DA7">
        <w:rPr>
          <w:szCs w:val="19"/>
        </w:rPr>
        <w:t>can interact with historical events in a visually pleasing manner. This</w:t>
      </w:r>
      <w:r w:rsidRPr="00311DA7">
        <w:rPr>
          <w:szCs w:val="19"/>
        </w:rPr>
        <w:t xml:space="preserve"> </w:t>
      </w:r>
      <w:r w:rsidR="00BC7F1D" w:rsidRPr="00311DA7">
        <w:rPr>
          <w:szCs w:val="19"/>
        </w:rPr>
        <w:t xml:space="preserve">enables a </w:t>
      </w:r>
      <w:r w:rsidRPr="00311DA7">
        <w:rPr>
          <w:szCs w:val="19"/>
        </w:rPr>
        <w:t>dynamic exploration of historical events and scenarios.</w:t>
      </w:r>
    </w:p>
    <w:p w14:paraId="3B4AF1B8" w14:textId="507EF6DB" w:rsidR="007D29B2" w:rsidRPr="009B5560" w:rsidRDefault="00BC7F1D" w:rsidP="00311DA7">
      <w:pPr>
        <w:ind w:left="709"/>
        <w:rPr>
          <w:szCs w:val="19"/>
        </w:rPr>
      </w:pPr>
      <w:r w:rsidRPr="009B5560">
        <w:rPr>
          <w:szCs w:val="19"/>
        </w:rPr>
        <w:t xml:space="preserve">The interactive maps generated from the </w:t>
      </w:r>
      <w:r w:rsidR="00811A2B" w:rsidRPr="009B5560">
        <w:rPr>
          <w:szCs w:val="19"/>
        </w:rPr>
        <w:t>user interface interactive features display key historical events, helping users interact visually</w:t>
      </w:r>
      <w:r w:rsidRPr="009B5560">
        <w:rPr>
          <w:szCs w:val="19"/>
        </w:rPr>
        <w:t xml:space="preserve"> with</w:t>
      </w:r>
      <w:r w:rsidR="007D29B2" w:rsidRPr="009B5560">
        <w:rPr>
          <w:szCs w:val="19"/>
        </w:rPr>
        <w:t xml:space="preserve"> historical contexts.</w:t>
      </w:r>
    </w:p>
    <w:p w14:paraId="317DF2B1" w14:textId="77777777" w:rsidR="008C44D5" w:rsidRPr="009B5560" w:rsidRDefault="008C44D5" w:rsidP="00BC7F1D">
      <w:pPr>
        <w:ind w:left="519"/>
        <w:rPr>
          <w:szCs w:val="19"/>
        </w:rPr>
      </w:pPr>
    </w:p>
    <w:p w14:paraId="6275092C" w14:textId="329E0B25" w:rsidR="007D29B2" w:rsidRPr="00311DA7" w:rsidRDefault="00E47894" w:rsidP="00311DA7">
      <w:pPr>
        <w:pStyle w:val="ListParagraph"/>
        <w:numPr>
          <w:ilvl w:val="0"/>
          <w:numId w:val="42"/>
        </w:numPr>
        <w:rPr>
          <w:szCs w:val="19"/>
        </w:rPr>
      </w:pPr>
      <w:r w:rsidRPr="009B5560">
        <w:rPr>
          <w:szCs w:val="19"/>
        </w:rPr>
        <w:t>Historical Event Visual</w:t>
      </w:r>
      <w:r w:rsidR="00C6588D" w:rsidRPr="009B5560">
        <w:rPr>
          <w:szCs w:val="19"/>
        </w:rPr>
        <w:t>isation</w:t>
      </w:r>
      <w:r w:rsidR="006C1F6C">
        <w:rPr>
          <w:szCs w:val="19"/>
        </w:rPr>
        <w:t>:</w:t>
      </w:r>
      <w:r w:rsidR="00311DA7">
        <w:rPr>
          <w:szCs w:val="19"/>
        </w:rPr>
        <w:t xml:space="preserve"> </w:t>
      </w:r>
      <w:r w:rsidR="00BC7F1D" w:rsidRPr="00311DA7">
        <w:rPr>
          <w:szCs w:val="19"/>
        </w:rPr>
        <w:t xml:space="preserve">The project provides visual representation of Historical events through the representation of events with markers representing significant locations and time periods on the map interface. </w:t>
      </w:r>
    </w:p>
    <w:p w14:paraId="37ADA927" w14:textId="77777777" w:rsidR="00062256" w:rsidRPr="009B5560" w:rsidRDefault="00062256" w:rsidP="00BC7F1D">
      <w:pPr>
        <w:ind w:left="519"/>
        <w:rPr>
          <w:szCs w:val="19"/>
        </w:rPr>
      </w:pPr>
    </w:p>
    <w:p w14:paraId="3EEDC223" w14:textId="16AAEC44" w:rsidR="007D29B2" w:rsidRPr="009B5560" w:rsidRDefault="00BC7F1D" w:rsidP="00311DA7">
      <w:pPr>
        <w:ind w:left="709"/>
        <w:rPr>
          <w:szCs w:val="19"/>
        </w:rPr>
      </w:pPr>
      <w:r w:rsidRPr="009B5560">
        <w:rPr>
          <w:szCs w:val="19"/>
        </w:rPr>
        <w:t xml:space="preserve">Users can click on the marker points to get detailed information about the latitude, longitude, time, and description of the event that occurred at selected points. </w:t>
      </w:r>
    </w:p>
    <w:p w14:paraId="7A700009" w14:textId="77777777" w:rsidR="00BC7F1D" w:rsidRPr="009B5560" w:rsidRDefault="00BC7F1D" w:rsidP="007D29B2">
      <w:pPr>
        <w:rPr>
          <w:szCs w:val="19"/>
        </w:rPr>
      </w:pPr>
    </w:p>
    <w:p w14:paraId="4D92F457" w14:textId="606A8013" w:rsidR="007D29B2" w:rsidRPr="00311DA7" w:rsidRDefault="00E47894" w:rsidP="00311DA7">
      <w:pPr>
        <w:pStyle w:val="ListParagraph"/>
        <w:numPr>
          <w:ilvl w:val="0"/>
          <w:numId w:val="42"/>
        </w:numPr>
        <w:rPr>
          <w:szCs w:val="19"/>
        </w:rPr>
      </w:pPr>
      <w:r w:rsidRPr="009B5560">
        <w:rPr>
          <w:szCs w:val="19"/>
        </w:rPr>
        <w:t>Query and Analysis Tools</w:t>
      </w:r>
      <w:r w:rsidR="006C1F6C">
        <w:rPr>
          <w:szCs w:val="19"/>
        </w:rPr>
        <w:t>:</w:t>
      </w:r>
      <w:r w:rsidR="00311DA7">
        <w:rPr>
          <w:szCs w:val="19"/>
        </w:rPr>
        <w:t xml:space="preserve"> </w:t>
      </w:r>
      <w:r w:rsidR="00BC7F1D" w:rsidRPr="00311DA7">
        <w:rPr>
          <w:szCs w:val="19"/>
        </w:rPr>
        <w:t>It is possible to query the visual display without any form of query language</w:t>
      </w:r>
      <w:r w:rsidR="00062256" w:rsidRPr="00311DA7">
        <w:rPr>
          <w:szCs w:val="19"/>
        </w:rPr>
        <w:t xml:space="preserve"> knowledge</w:t>
      </w:r>
      <w:r w:rsidR="00BC7F1D" w:rsidRPr="00311DA7">
        <w:rPr>
          <w:szCs w:val="19"/>
        </w:rPr>
        <w:t>. By moving the time</w:t>
      </w:r>
      <w:r w:rsidR="00EA306C">
        <w:rPr>
          <w:szCs w:val="19"/>
        </w:rPr>
        <w:t>-</w:t>
      </w:r>
      <w:r w:rsidR="00BC7F1D" w:rsidRPr="00311DA7">
        <w:rPr>
          <w:szCs w:val="19"/>
        </w:rPr>
        <w:t>based slider or selecting an event from the drop</w:t>
      </w:r>
      <w:r w:rsidR="00EA306C">
        <w:rPr>
          <w:szCs w:val="19"/>
        </w:rPr>
        <w:t>-</w:t>
      </w:r>
      <w:r w:rsidR="00BC7F1D" w:rsidRPr="00311DA7">
        <w:rPr>
          <w:szCs w:val="19"/>
        </w:rPr>
        <w:t xml:space="preserve">down menu, query to get what happened based on users’ choice is displayed on the map. This gives a useful </w:t>
      </w:r>
      <w:r w:rsidR="007D29B2" w:rsidRPr="00311DA7">
        <w:rPr>
          <w:szCs w:val="19"/>
        </w:rPr>
        <w:t xml:space="preserve">query and analysis tools, </w:t>
      </w:r>
      <w:r w:rsidR="00BC7F1D" w:rsidRPr="00311DA7">
        <w:rPr>
          <w:szCs w:val="19"/>
        </w:rPr>
        <w:t>which empowers</w:t>
      </w:r>
      <w:r w:rsidR="007D29B2" w:rsidRPr="00311DA7">
        <w:rPr>
          <w:szCs w:val="19"/>
        </w:rPr>
        <w:t xml:space="preserve"> users to extract insights and patterns from </w:t>
      </w:r>
      <w:r w:rsidR="00BC7F1D" w:rsidRPr="00311DA7">
        <w:rPr>
          <w:szCs w:val="19"/>
        </w:rPr>
        <w:t xml:space="preserve">a large volume of </w:t>
      </w:r>
      <w:r w:rsidR="007D29B2" w:rsidRPr="00311DA7">
        <w:rPr>
          <w:szCs w:val="19"/>
        </w:rPr>
        <w:t>historical dataset.</w:t>
      </w:r>
    </w:p>
    <w:p w14:paraId="4A33AB30" w14:textId="6A54F052" w:rsidR="00BC7F1D" w:rsidRPr="009B5560" w:rsidRDefault="00BC7F1D" w:rsidP="00311DA7">
      <w:pPr>
        <w:ind w:left="709"/>
        <w:rPr>
          <w:szCs w:val="19"/>
        </w:rPr>
      </w:pPr>
      <w:r w:rsidRPr="009B5560">
        <w:rPr>
          <w:szCs w:val="19"/>
        </w:rPr>
        <w:t xml:space="preserve">Users can use the app to carry out </w:t>
      </w:r>
      <w:r w:rsidR="007D29B2" w:rsidRPr="009B5560">
        <w:rPr>
          <w:szCs w:val="19"/>
        </w:rPr>
        <w:t>cus</w:t>
      </w:r>
      <w:r w:rsidRPr="009B5560">
        <w:rPr>
          <w:szCs w:val="19"/>
        </w:rPr>
        <w:t>tom queries to filter and analys</w:t>
      </w:r>
      <w:r w:rsidR="007D29B2" w:rsidRPr="009B5560">
        <w:rPr>
          <w:szCs w:val="19"/>
        </w:rPr>
        <w:t xml:space="preserve">e </w:t>
      </w:r>
      <w:r w:rsidRPr="009B5560">
        <w:rPr>
          <w:szCs w:val="19"/>
        </w:rPr>
        <w:t>key occurrences in historical events using</w:t>
      </w:r>
      <w:r w:rsidR="007D29B2" w:rsidRPr="009B5560">
        <w:rPr>
          <w:szCs w:val="19"/>
        </w:rPr>
        <w:t xml:space="preserve"> </w:t>
      </w:r>
      <w:r w:rsidRPr="009B5560">
        <w:rPr>
          <w:szCs w:val="19"/>
        </w:rPr>
        <w:t xml:space="preserve">several criteria, such as time and description on the </w:t>
      </w:r>
      <w:proofErr w:type="gramStart"/>
      <w:r w:rsidRPr="009B5560">
        <w:rPr>
          <w:szCs w:val="19"/>
        </w:rPr>
        <w:t>drop down</w:t>
      </w:r>
      <w:proofErr w:type="gramEnd"/>
      <w:r w:rsidRPr="009B5560">
        <w:rPr>
          <w:szCs w:val="19"/>
        </w:rPr>
        <w:t xml:space="preserve"> button/bar. </w:t>
      </w:r>
    </w:p>
    <w:p w14:paraId="495DF5E4" w14:textId="77777777" w:rsidR="007F5A55" w:rsidRPr="009B5560" w:rsidRDefault="007F5A55" w:rsidP="007D29B2">
      <w:pPr>
        <w:rPr>
          <w:color w:val="FF0000"/>
          <w:szCs w:val="19"/>
        </w:rPr>
      </w:pPr>
    </w:p>
    <w:p w14:paraId="77965EB1" w14:textId="5D56ED54" w:rsidR="0017696D" w:rsidRDefault="0017696D" w:rsidP="007D29B2">
      <w:pPr>
        <w:rPr>
          <w:szCs w:val="19"/>
        </w:rPr>
      </w:pPr>
      <w:r w:rsidRPr="0017696D">
        <w:rPr>
          <w:szCs w:val="19"/>
        </w:rPr>
        <w:t xml:space="preserve">If I had the opportunity to do this project over again, I would use both the </w:t>
      </w:r>
      <w:proofErr w:type="spellStart"/>
      <w:r w:rsidRPr="0017696D">
        <w:rPr>
          <w:szCs w:val="19"/>
        </w:rPr>
        <w:t>Streamlit</w:t>
      </w:r>
      <w:proofErr w:type="spellEnd"/>
      <w:r w:rsidRPr="0017696D">
        <w:rPr>
          <w:szCs w:val="19"/>
        </w:rPr>
        <w:t xml:space="preserve"> framework and Leaflet.js, comparing the benefits of each technology</w:t>
      </w:r>
      <w:r w:rsidR="007557E6">
        <w:rPr>
          <w:szCs w:val="19"/>
        </w:rPr>
        <w:t xml:space="preserve">, as I believe I will be able to add the Play button to my simulation aside </w:t>
      </w:r>
      <w:r w:rsidR="00976243">
        <w:rPr>
          <w:szCs w:val="19"/>
        </w:rPr>
        <w:t xml:space="preserve">from </w:t>
      </w:r>
      <w:r w:rsidR="007557E6">
        <w:rPr>
          <w:szCs w:val="19"/>
        </w:rPr>
        <w:t>the slider that I used.</w:t>
      </w:r>
    </w:p>
    <w:p w14:paraId="5EB09B3C" w14:textId="77777777" w:rsidR="0017696D" w:rsidRDefault="0017696D" w:rsidP="007D29B2">
      <w:pPr>
        <w:rPr>
          <w:szCs w:val="19"/>
        </w:rPr>
      </w:pPr>
    </w:p>
    <w:p w14:paraId="0774349C" w14:textId="5EBB9E31" w:rsidR="00062256" w:rsidRPr="009B5560" w:rsidRDefault="00757313" w:rsidP="007D29B2">
      <w:pPr>
        <w:rPr>
          <w:szCs w:val="19"/>
        </w:rPr>
      </w:pPr>
      <w:r w:rsidRPr="009B5560">
        <w:rPr>
          <w:szCs w:val="19"/>
        </w:rPr>
        <w:lastRenderedPageBreak/>
        <w:t>In conclusion</w:t>
      </w:r>
      <w:r w:rsidR="007D29B2" w:rsidRPr="009B5560">
        <w:rPr>
          <w:szCs w:val="19"/>
        </w:rPr>
        <w:t>, the "Database</w:t>
      </w:r>
      <w:r w:rsidRPr="009B5560">
        <w:rPr>
          <w:szCs w:val="19"/>
        </w:rPr>
        <w:t>s</w:t>
      </w:r>
      <w:r w:rsidR="007D29B2" w:rsidRPr="009B5560">
        <w:rPr>
          <w:szCs w:val="19"/>
        </w:rPr>
        <w:t xml:space="preserve"> as a Tool for Historical Simulation" project </w:t>
      </w:r>
      <w:r w:rsidRPr="009B5560">
        <w:rPr>
          <w:szCs w:val="19"/>
        </w:rPr>
        <w:t xml:space="preserve">offers </w:t>
      </w:r>
      <w:r w:rsidR="00811A2B" w:rsidRPr="009B5560">
        <w:rPr>
          <w:szCs w:val="19"/>
        </w:rPr>
        <w:t>sophisticated yet user-friendly software for historical exploration and simulation. Using AWS cloud-based database technology and a highly interactive user interface, the project assists users in exploring history, visualising historical events, and, most importantly, interacting</w:t>
      </w:r>
      <w:r w:rsidRPr="009B5560">
        <w:rPr>
          <w:szCs w:val="19"/>
        </w:rPr>
        <w:t xml:space="preserve"> with history, thereby gaining valuable</w:t>
      </w:r>
      <w:r w:rsidR="007D29B2" w:rsidRPr="009B5560">
        <w:rPr>
          <w:szCs w:val="19"/>
        </w:rPr>
        <w:t xml:space="preserve"> insights </w:t>
      </w:r>
      <w:r w:rsidRPr="009B5560">
        <w:rPr>
          <w:szCs w:val="19"/>
        </w:rPr>
        <w:t>from historical data</w:t>
      </w:r>
      <w:r w:rsidR="007D29B2" w:rsidRPr="009B5560">
        <w:rPr>
          <w:szCs w:val="19"/>
        </w:rPr>
        <w:t xml:space="preserve">. </w:t>
      </w:r>
    </w:p>
    <w:p w14:paraId="2D091CC6" w14:textId="77777777" w:rsidR="007D29B2" w:rsidRPr="009B5560" w:rsidRDefault="007D29B2" w:rsidP="007D29B2">
      <w:pPr>
        <w:rPr>
          <w:color w:val="000000"/>
          <w:szCs w:val="19"/>
        </w:rPr>
      </w:pPr>
    </w:p>
    <w:p w14:paraId="1DAE5E55" w14:textId="77777777" w:rsidR="007D29B2" w:rsidRPr="009B5560" w:rsidRDefault="007D29B2" w:rsidP="002D2AE3">
      <w:pPr>
        <w:pStyle w:val="NormalWeb"/>
        <w:spacing w:before="0" w:after="0"/>
        <w:jc w:val="both"/>
        <w:rPr>
          <w:color w:val="000000"/>
          <w:sz w:val="20"/>
          <w:szCs w:val="19"/>
        </w:rPr>
      </w:pPr>
    </w:p>
    <w:p w14:paraId="621AB2AD" w14:textId="14195A2E" w:rsidR="002D2AE3" w:rsidRPr="009B5560" w:rsidRDefault="0068274C" w:rsidP="0068274C">
      <w:pPr>
        <w:pStyle w:val="Heading1"/>
        <w:numPr>
          <w:ilvl w:val="0"/>
          <w:numId w:val="0"/>
        </w:numPr>
        <w:ind w:left="432" w:hanging="432"/>
        <w:rPr>
          <w:sz w:val="20"/>
        </w:rPr>
      </w:pPr>
      <w:r>
        <w:rPr>
          <w:sz w:val="20"/>
        </w:rPr>
        <w:t>9</w:t>
      </w:r>
      <w:r>
        <w:rPr>
          <w:sz w:val="20"/>
        </w:rPr>
        <w:tab/>
      </w:r>
      <w:r w:rsidR="002D2AE3" w:rsidRPr="009B5560">
        <w:rPr>
          <w:sz w:val="20"/>
        </w:rPr>
        <w:t>Future Work</w:t>
      </w:r>
    </w:p>
    <w:p w14:paraId="577F9F4F" w14:textId="1984B0F3" w:rsidR="007A5915" w:rsidRPr="009B5560" w:rsidRDefault="007A5915" w:rsidP="007A5915">
      <w:r w:rsidRPr="009B5560">
        <w:t xml:space="preserve">This project demonstrated the efficiency that can be achieved by using databases as a tool for historical simulation as it enables the creation of a user friendly and highly interactive platform for querying, </w:t>
      </w:r>
      <w:proofErr w:type="gramStart"/>
      <w:r w:rsidRPr="009B5560">
        <w:t>visual</w:t>
      </w:r>
      <w:r w:rsidR="00C6588D" w:rsidRPr="009B5560">
        <w:t>ising</w:t>
      </w:r>
      <w:proofErr w:type="gramEnd"/>
      <w:r w:rsidRPr="009B5560">
        <w:t xml:space="preserve"> and </w:t>
      </w:r>
      <w:r w:rsidR="008C44D5" w:rsidRPr="009B5560">
        <w:t>analysing</w:t>
      </w:r>
      <w:r w:rsidRPr="009B5560">
        <w:t xml:space="preserve"> historical events. Despite these, several avenues still exist for future work. This includes:</w:t>
      </w:r>
    </w:p>
    <w:p w14:paraId="560F7509" w14:textId="77777777" w:rsidR="007A5915" w:rsidRPr="009B5560" w:rsidRDefault="007A5915" w:rsidP="007A5915"/>
    <w:p w14:paraId="2A09C438" w14:textId="28A87160" w:rsidR="007A5915" w:rsidRPr="009B5560" w:rsidRDefault="00E47894" w:rsidP="007A5915">
      <w:r w:rsidRPr="009B5560">
        <w:t>Feature Expansion</w:t>
      </w:r>
      <w:r w:rsidR="000F3605">
        <w:t xml:space="preserve">: </w:t>
      </w:r>
      <w:r w:rsidR="00D45975" w:rsidRPr="009B5560">
        <w:t>Cur</w:t>
      </w:r>
      <w:r w:rsidR="008C44D5" w:rsidRPr="009B5560">
        <w:t>r</w:t>
      </w:r>
      <w:r w:rsidR="00D45975" w:rsidRPr="009B5560">
        <w:t xml:space="preserve">ently, the developed app provides functionality for </w:t>
      </w:r>
      <w:r w:rsidR="007A5915" w:rsidRPr="009B5560">
        <w:t xml:space="preserve">inputting, storing, </w:t>
      </w:r>
      <w:proofErr w:type="gramStart"/>
      <w:r w:rsidR="00D45975" w:rsidRPr="009B5560">
        <w:t>querying</w:t>
      </w:r>
      <w:proofErr w:type="gramEnd"/>
      <w:r w:rsidR="00D45975" w:rsidRPr="009B5560">
        <w:t xml:space="preserve"> </w:t>
      </w:r>
      <w:r w:rsidR="007A5915" w:rsidRPr="009B5560">
        <w:t>and visual</w:t>
      </w:r>
      <w:r w:rsidR="00C6588D" w:rsidRPr="009B5560">
        <w:t>ising</w:t>
      </w:r>
      <w:r w:rsidR="007A5915" w:rsidRPr="009B5560">
        <w:t xml:space="preserve"> historical events. </w:t>
      </w:r>
      <w:r w:rsidR="00D45975" w:rsidRPr="009B5560">
        <w:t>Fu</w:t>
      </w:r>
      <w:r w:rsidR="008C44D5" w:rsidRPr="009B5560">
        <w:t>t</w:t>
      </w:r>
      <w:r w:rsidR="00D45975" w:rsidRPr="009B5560">
        <w:t xml:space="preserve">ure work could include </w:t>
      </w:r>
      <w:r w:rsidR="00062256" w:rsidRPr="009B5560">
        <w:t xml:space="preserve">advanced search capabilities and the </w:t>
      </w:r>
      <w:r w:rsidR="00D45975" w:rsidRPr="009B5560">
        <w:t xml:space="preserve">authentication of users before been allowed to use the app </w:t>
      </w:r>
      <w:r w:rsidR="007A5915" w:rsidRPr="009B5560">
        <w:t xml:space="preserve">to </w:t>
      </w:r>
      <w:r w:rsidR="00D45975" w:rsidRPr="009B5560">
        <w:t>improve user experience and increase functionality</w:t>
      </w:r>
      <w:r w:rsidR="007A5915" w:rsidRPr="009B5560">
        <w:t>.</w:t>
      </w:r>
    </w:p>
    <w:p w14:paraId="6D260799" w14:textId="77777777" w:rsidR="002621C5" w:rsidRPr="009B5560" w:rsidRDefault="002621C5" w:rsidP="007A5915"/>
    <w:p w14:paraId="0B72915B" w14:textId="7C6711F9" w:rsidR="007A5915" w:rsidRPr="009B5560" w:rsidRDefault="007A5915" w:rsidP="007A5915">
      <w:r w:rsidRPr="009B5560">
        <w:t>Enha</w:t>
      </w:r>
      <w:r w:rsidR="00E47894" w:rsidRPr="009B5560">
        <w:t>nced Testing and Evaluation</w:t>
      </w:r>
      <w:r w:rsidR="000F3605">
        <w:t xml:space="preserve">: </w:t>
      </w:r>
      <w:r w:rsidR="00D45975" w:rsidRPr="009B5560">
        <w:t xml:space="preserve">Performance of more extensive usability testing such as using a larger number of users at the same time will help to better </w:t>
      </w:r>
      <w:r w:rsidRPr="009B5560">
        <w:t>refine the platform and identify areas for improvement.</w:t>
      </w:r>
    </w:p>
    <w:p w14:paraId="453EFBBE" w14:textId="77777777" w:rsidR="007A5915" w:rsidRPr="009B5560" w:rsidRDefault="007A5915" w:rsidP="007A5915"/>
    <w:p w14:paraId="1C4C7DE5" w14:textId="4DA116B1" w:rsidR="007A5915" w:rsidRPr="009B5560" w:rsidRDefault="007A5915" w:rsidP="007A5915">
      <w:r w:rsidRPr="009B5560">
        <w:t xml:space="preserve">Evaluation </w:t>
      </w:r>
      <w:r w:rsidR="00E47894" w:rsidRPr="009B5560">
        <w:t>of Performance and Scalability</w:t>
      </w:r>
      <w:r w:rsidR="000F3605">
        <w:t xml:space="preserve">: </w:t>
      </w:r>
      <w:r w:rsidR="00D45975" w:rsidRPr="009B5560">
        <w:t xml:space="preserve">The need to get a larger data set and larger number of users at the same time to evaluate the app performance as data and </w:t>
      </w:r>
      <w:proofErr w:type="gramStart"/>
      <w:r w:rsidR="00D45975" w:rsidRPr="009B5560">
        <w:t>users</w:t>
      </w:r>
      <w:proofErr w:type="gramEnd"/>
      <w:r w:rsidR="00D45975" w:rsidRPr="009B5560">
        <w:t xml:space="preserve"> volume grows is important. Things that can be used to assess this </w:t>
      </w:r>
      <w:proofErr w:type="gramStart"/>
      <w:r w:rsidR="00D45975" w:rsidRPr="009B5560">
        <w:t>includes:</w:t>
      </w:r>
      <w:proofErr w:type="gramEnd"/>
      <w:r w:rsidRPr="009B5560">
        <w:t xml:space="preserve"> </w:t>
      </w:r>
      <w:r w:rsidR="00D45975" w:rsidRPr="009B5560">
        <w:t xml:space="preserve">database performance, </w:t>
      </w:r>
      <w:r w:rsidRPr="009B5560">
        <w:t xml:space="preserve">query execution times, and </w:t>
      </w:r>
      <w:r w:rsidR="00D45975" w:rsidRPr="009B5560">
        <w:t xml:space="preserve">the ability of the platform to </w:t>
      </w:r>
      <w:r w:rsidRPr="009B5560">
        <w:t>accommodate increased data volume and user load</w:t>
      </w:r>
      <w:r w:rsidR="00D45975" w:rsidRPr="009B5560">
        <w:t xml:space="preserve"> adequately</w:t>
      </w:r>
      <w:r w:rsidRPr="009B5560">
        <w:t>.</w:t>
      </w:r>
    </w:p>
    <w:p w14:paraId="3D8673D0" w14:textId="77777777" w:rsidR="007A5915" w:rsidRPr="009B5560" w:rsidRDefault="007A5915" w:rsidP="007A5915"/>
    <w:p w14:paraId="05DDA892" w14:textId="182EDA79" w:rsidR="007A5915" w:rsidRPr="009B5560" w:rsidRDefault="00D45975" w:rsidP="007A5915">
      <w:r w:rsidRPr="009B5560">
        <w:t xml:space="preserve">To this end, I plan to continue working on this project to address the recommended areas of improvement. Not only this, </w:t>
      </w:r>
      <w:proofErr w:type="gramStart"/>
      <w:r w:rsidRPr="009B5560">
        <w:t>I</w:t>
      </w:r>
      <w:proofErr w:type="gramEnd"/>
      <w:r w:rsidR="007A5915" w:rsidRPr="009B5560">
        <w:t xml:space="preserve"> intend to </w:t>
      </w:r>
      <w:r w:rsidRPr="009B5560">
        <w:t xml:space="preserve">collaborate with researchers and history enthusiasts to further improve the field of </w:t>
      </w:r>
      <w:r w:rsidR="007A5915" w:rsidRPr="009B5560">
        <w:t>historical analysis and simulation</w:t>
      </w:r>
      <w:r w:rsidRPr="009B5560">
        <w:t xml:space="preserve"> as if this is not done as a matter of urgency, valuable historical data that are still kept on spreadsheets and in paper format may be lost over time.</w:t>
      </w:r>
    </w:p>
    <w:p w14:paraId="2398A090" w14:textId="77777777" w:rsidR="007A5915" w:rsidRPr="009B5560" w:rsidRDefault="007A5915" w:rsidP="007A5915"/>
    <w:p w14:paraId="47D44472" w14:textId="77777777" w:rsidR="008C44D5" w:rsidRPr="009B5560" w:rsidRDefault="008C44D5" w:rsidP="007A5915"/>
    <w:p w14:paraId="544A3BDD" w14:textId="7F57777C" w:rsidR="002D2AE3" w:rsidRPr="009B5560" w:rsidRDefault="00811A2B" w:rsidP="002D2AE3">
      <w:pPr>
        <w:pStyle w:val="Heading2"/>
        <w:numPr>
          <w:ilvl w:val="0"/>
          <w:numId w:val="0"/>
        </w:numPr>
        <w:jc w:val="left"/>
        <w:rPr>
          <w:sz w:val="20"/>
          <w:szCs w:val="20"/>
          <w:lang w:val="en-GB"/>
        </w:rPr>
      </w:pPr>
      <w:r w:rsidRPr="009B5560">
        <w:rPr>
          <w:sz w:val="20"/>
          <w:szCs w:val="20"/>
          <w:lang w:val="en-GB"/>
        </w:rPr>
        <w:t>Acknowledgements</w:t>
      </w:r>
    </w:p>
    <w:p w14:paraId="4E35453C" w14:textId="5E6579F1" w:rsidR="008764AE" w:rsidRPr="009B5560" w:rsidRDefault="00811A2B">
      <w:pPr>
        <w:pStyle w:val="Heading1"/>
        <w:numPr>
          <w:ilvl w:val="0"/>
          <w:numId w:val="0"/>
        </w:numPr>
        <w:ind w:right="52"/>
        <w:rPr>
          <w:b w:val="0"/>
          <w:sz w:val="20"/>
          <w:rPrChange w:id="467" w:author="Iain Murray" w:date="2024-04-03T10:45:00Z">
            <w:rPr>
              <w:b w:val="0"/>
              <w:sz w:val="20"/>
              <w:lang w:val="en-US"/>
            </w:rPr>
          </w:rPrChange>
        </w:rPr>
        <w:pPrChange w:id="468" w:author="Iain Murray" w:date="2024-04-03T11:04:00Z">
          <w:pPr>
            <w:pStyle w:val="Heading1"/>
            <w:numPr>
              <w:numId w:val="0"/>
            </w:numPr>
            <w:tabs>
              <w:tab w:val="clear" w:pos="432"/>
            </w:tabs>
            <w:ind w:left="0" w:firstLine="0"/>
          </w:pPr>
        </w:pPrChange>
      </w:pPr>
      <w:r w:rsidRPr="009B5560">
        <w:rPr>
          <w:b w:val="0"/>
          <w:sz w:val="20"/>
        </w:rPr>
        <w:t xml:space="preserve">I acknowledge the </w:t>
      </w:r>
      <w:r w:rsidR="006C1F6C">
        <w:rPr>
          <w:b w:val="0"/>
          <w:sz w:val="20"/>
        </w:rPr>
        <w:t>c</w:t>
      </w:r>
      <w:r w:rsidR="006C1F6C" w:rsidRPr="009B5560">
        <w:rPr>
          <w:b w:val="0"/>
          <w:sz w:val="20"/>
        </w:rPr>
        <w:t xml:space="preserve">ontributions </w:t>
      </w:r>
      <w:r w:rsidRPr="009B5560">
        <w:rPr>
          <w:b w:val="0"/>
          <w:sz w:val="20"/>
        </w:rPr>
        <w:t>of my supervisor, Iain, my classmates, my family members</w:t>
      </w:r>
      <w:del w:id="469" w:author="Iain Murray" w:date="2024-04-03T11:04:00Z">
        <w:r w:rsidRPr="009B5560" w:rsidDel="006C1F6C">
          <w:rPr>
            <w:b w:val="0"/>
            <w:sz w:val="20"/>
          </w:rPr>
          <w:delText>,</w:delText>
        </w:r>
      </w:del>
      <w:r w:rsidRPr="009B5560">
        <w:rPr>
          <w:b w:val="0"/>
          <w:sz w:val="20"/>
        </w:rPr>
        <w:t xml:space="preserve"> and, most importantly, God Almighty</w:t>
      </w:r>
      <w:r w:rsidR="008764AE" w:rsidRPr="009B5560">
        <w:rPr>
          <w:b w:val="0"/>
          <w:sz w:val="20"/>
        </w:rPr>
        <w:t>.</w:t>
      </w:r>
    </w:p>
    <w:p w14:paraId="3637F51A" w14:textId="77777777" w:rsidR="00914DB7" w:rsidRPr="009B5560" w:rsidRDefault="00914DB7" w:rsidP="00E82383"/>
    <w:p w14:paraId="031C3DD1" w14:textId="77777777" w:rsidR="00311DA7" w:rsidRPr="009B5560" w:rsidRDefault="00311DA7" w:rsidP="00311DA7">
      <w:pPr>
        <w:pStyle w:val="Heading1"/>
        <w:numPr>
          <w:ilvl w:val="0"/>
          <w:numId w:val="0"/>
        </w:numPr>
        <w:rPr>
          <w:sz w:val="20"/>
        </w:rPr>
      </w:pPr>
      <w:bookmarkStart w:id="470" w:name="_Hlk163150772"/>
      <w:r w:rsidRPr="009B5560">
        <w:rPr>
          <w:sz w:val="20"/>
        </w:rPr>
        <w:t>References</w:t>
      </w:r>
    </w:p>
    <w:p w14:paraId="1EB45923" w14:textId="77777777" w:rsidR="00311DA7" w:rsidRPr="009B5560" w:rsidRDefault="00311DA7" w:rsidP="00311DA7">
      <w:pPr>
        <w:ind w:firstLine="1"/>
      </w:pPr>
      <w:r w:rsidRPr="009B5560">
        <w:t>Bolt, John, et al. “Battle of Jutland.” Porttowns.port.ac.uk, 24 June 2016, porttowns.port.ac.uk/</w:t>
      </w:r>
      <w:proofErr w:type="spellStart"/>
      <w:r w:rsidRPr="009B5560">
        <w:t>jutland</w:t>
      </w:r>
      <w:proofErr w:type="spellEnd"/>
      <w:r w:rsidRPr="009B5560">
        <w:t>-map/index.html. Accessed 30 Jan. 2024.</w:t>
      </w:r>
    </w:p>
    <w:p w14:paraId="07CC43AC" w14:textId="77777777" w:rsidR="00311DA7" w:rsidRDefault="00311DA7" w:rsidP="00311DA7"/>
    <w:p w14:paraId="424CDA8D" w14:textId="77777777" w:rsidR="00311DA7" w:rsidRPr="009B5560" w:rsidRDefault="00311DA7" w:rsidP="00311DA7">
      <w:r w:rsidRPr="009B5560">
        <w:t>Ellis, Peter. “Animated Map of World War I UK Ship Positions.” Free Range Statistics, 5 Dec. 2020, freerangestats.info/blog/2020/12/05/</w:t>
      </w:r>
      <w:proofErr w:type="spellStart"/>
      <w:r w:rsidRPr="009B5560">
        <w:t>wwi</w:t>
      </w:r>
      <w:proofErr w:type="spellEnd"/>
      <w:r w:rsidRPr="009B5560">
        <w:t>-ships. Accessed 30 Jan. 2024.</w:t>
      </w:r>
    </w:p>
    <w:p w14:paraId="19692E7D" w14:textId="77777777" w:rsidR="00311DA7" w:rsidRDefault="00311DA7" w:rsidP="00311DA7"/>
    <w:p w14:paraId="73292E06" w14:textId="77777777" w:rsidR="00311DA7" w:rsidRPr="009B5560" w:rsidRDefault="00311DA7" w:rsidP="00311DA7">
      <w:r w:rsidRPr="009B5560">
        <w:t>Ellis, Peter. “UK Royal Navy Ship Locations in World War I.” Www.youtube.com, 5 Dec. 2020, www.youtube.com/watch?v=MKuMbWAZ1cA. Accessed 30 Jan. 2024.</w:t>
      </w:r>
    </w:p>
    <w:p w14:paraId="0DD79A5D" w14:textId="77777777" w:rsidR="00311DA7" w:rsidRPr="009B5560" w:rsidRDefault="00311DA7" w:rsidP="00311DA7">
      <w:pPr>
        <w:pStyle w:val="ListParagraph"/>
      </w:pPr>
    </w:p>
    <w:p w14:paraId="234990C4" w14:textId="77777777" w:rsidR="00311DA7" w:rsidRDefault="00311DA7" w:rsidP="00311DA7">
      <w:r w:rsidRPr="009B5560">
        <w:t xml:space="preserve">González-Esparza, J. A., and M. C. Cuevas-Cardona. “Observations of Low-Latitude Red Aurora in Mexico during the 1859 Carrington Geomagnetic Storm.” Space Weather, vol. 16, no. 6, June 2018, pp. 593–600, </w:t>
      </w:r>
      <w:hyperlink r:id="rId34" w:history="1">
        <w:r w:rsidRPr="006601BC">
          <w:rPr>
            <w:rStyle w:val="Hyperlink"/>
          </w:rPr>
          <w:t>https://doi.org/10.1029/2017sw001789</w:t>
        </w:r>
      </w:hyperlink>
      <w:r w:rsidRPr="009B5560">
        <w:t>.</w:t>
      </w:r>
    </w:p>
    <w:p w14:paraId="584384C5" w14:textId="77777777" w:rsidR="00311DA7" w:rsidRPr="009B5560" w:rsidRDefault="00311DA7" w:rsidP="00311DA7"/>
    <w:p w14:paraId="3149640A" w14:textId="77777777" w:rsidR="00311DA7" w:rsidRDefault="00311DA7" w:rsidP="00311DA7">
      <w:pPr>
        <w:ind w:left="519" w:hanging="518"/>
      </w:pPr>
    </w:p>
    <w:p w14:paraId="678FB1BE" w14:textId="77777777" w:rsidR="00311DA7" w:rsidRPr="009B5560" w:rsidRDefault="00311DA7" w:rsidP="00311DA7">
      <w:r w:rsidRPr="009B5560">
        <w:t xml:space="preserve">Imperial War Museums (2018). Battle of Jutland Timeline. [online] Imperial War Museums. Available at: </w:t>
      </w:r>
      <w:hyperlink r:id="rId35" w:history="1">
        <w:r w:rsidRPr="009B5560">
          <w:rPr>
            <w:rStyle w:val="Hyperlink"/>
          </w:rPr>
          <w:t>https://www.iwm.org.uk/history/battle-of-jutland-timeline</w:t>
        </w:r>
      </w:hyperlink>
      <w:r w:rsidRPr="009B5560">
        <w:t>.</w:t>
      </w:r>
    </w:p>
    <w:p w14:paraId="0EA2A543" w14:textId="77777777" w:rsidR="00311DA7" w:rsidRPr="009B5560" w:rsidRDefault="00311DA7" w:rsidP="00311DA7">
      <w:pPr>
        <w:ind w:left="519" w:hanging="518"/>
      </w:pPr>
    </w:p>
    <w:p w14:paraId="10AAA9A6" w14:textId="77777777" w:rsidR="00311DA7" w:rsidRPr="009B5560" w:rsidRDefault="00311DA7" w:rsidP="00311DA7">
      <w:r w:rsidRPr="009B5560">
        <w:t>Q, Liang, et al. Centralised Data Storage and Efficient Retrieval: Enhancing Simulation Models through Database Integration. 2021.</w:t>
      </w:r>
    </w:p>
    <w:p w14:paraId="7E3B0285" w14:textId="77777777" w:rsidR="00311DA7" w:rsidRPr="009B5560" w:rsidRDefault="00311DA7" w:rsidP="00311DA7">
      <w:pPr>
        <w:pStyle w:val="ListParagraph"/>
      </w:pPr>
    </w:p>
    <w:p w14:paraId="38DC9184" w14:textId="77777777" w:rsidR="00311DA7" w:rsidRPr="009B5560" w:rsidRDefault="00311DA7" w:rsidP="00311DA7">
      <w:r w:rsidRPr="009B5560">
        <w:t>R., Garcia-Mila, et al. Integration of Databases with Simulation Models: A Review of Current Practices and Future Directions. 2019.</w:t>
      </w:r>
    </w:p>
    <w:p w14:paraId="00C74FB2" w14:textId="77777777" w:rsidR="00311DA7" w:rsidRPr="009B5560" w:rsidRDefault="00311DA7" w:rsidP="00311DA7">
      <w:pPr>
        <w:ind w:left="345" w:hanging="345"/>
      </w:pPr>
    </w:p>
    <w:p w14:paraId="794911DD" w14:textId="77777777" w:rsidR="00311DA7" w:rsidRPr="009B5560" w:rsidRDefault="00311DA7" w:rsidP="00311DA7">
      <w:pPr>
        <w:ind w:left="345" w:hanging="345"/>
      </w:pPr>
    </w:p>
    <w:p w14:paraId="033F3FF4" w14:textId="77777777" w:rsidR="00311DA7" w:rsidRPr="009B5560" w:rsidRDefault="00311DA7" w:rsidP="00311DA7">
      <w:r w:rsidRPr="009B5560">
        <w:t>Taylor, T. (2003). Historical Simulations and the Future of</w:t>
      </w:r>
      <w:r>
        <w:t xml:space="preserve"> </w:t>
      </w:r>
      <w:r w:rsidRPr="009B5560">
        <w:t>the Historical Narrative. [online] Available at: https://quod.lib.umich.edu/j/jahc/3310410.0006.203/--</w:t>
      </w:r>
      <w:proofErr w:type="spellStart"/>
      <w:r w:rsidRPr="009B5560">
        <w:t>historical-simulations-and-the-future-of-the-historical?rgn</w:t>
      </w:r>
      <w:proofErr w:type="spellEnd"/>
      <w:r w:rsidRPr="009B5560">
        <w:t>=main [Accessed 10 May 2023]</w:t>
      </w:r>
    </w:p>
    <w:p w14:paraId="2C852B9D" w14:textId="77777777" w:rsidR="00311DA7" w:rsidRDefault="00311DA7" w:rsidP="00311DA7"/>
    <w:p w14:paraId="0BE6F3D1" w14:textId="77777777" w:rsidR="00311DA7" w:rsidRDefault="00311DA7" w:rsidP="00311DA7">
      <w:r w:rsidRPr="009B5560">
        <w:t>Wiedmann T. 1999. Database oriented modelling with</w:t>
      </w:r>
      <w:r>
        <w:t xml:space="preserve"> </w:t>
      </w:r>
      <w:r w:rsidRPr="009B5560">
        <w:t>simulation micro functions. In proceedings of the 1999 winter simulation conference, ed. P.A. Farrington, H. B. Nembhard, D.T. Sturrock, and G.W. Evans, 586-590: Society of computer simulation.</w:t>
      </w:r>
    </w:p>
    <w:p w14:paraId="362451DF" w14:textId="77777777" w:rsidR="00311DA7" w:rsidRPr="009B5560" w:rsidRDefault="00311DA7" w:rsidP="00311DA7"/>
    <w:p w14:paraId="2A65B3A7" w14:textId="77777777" w:rsidR="00311DA7" w:rsidRPr="009B5560" w:rsidRDefault="00311DA7" w:rsidP="00311DA7">
      <w:r w:rsidRPr="009B5560">
        <w:t>Weinberg, E. (2018). Using Geospatial Data to Inform Historical Research in R. Programming Historian. [online] Available at: https://programminghistorian.org/en/lessons/geospatial-data-analysis [Accessed 30 Jan. 2024].</w:t>
      </w:r>
    </w:p>
    <w:bookmarkEnd w:id="470"/>
    <w:p w14:paraId="47FD10AA" w14:textId="77777777" w:rsidR="00F51577" w:rsidRPr="009B5560" w:rsidRDefault="00F51577" w:rsidP="00F51577">
      <w:pPr>
        <w:ind w:left="345" w:hanging="345"/>
      </w:pPr>
    </w:p>
    <w:p w14:paraId="527535F4" w14:textId="77777777" w:rsidR="00F51577" w:rsidRPr="009B5560" w:rsidRDefault="00F51577" w:rsidP="00F51577">
      <w:pPr>
        <w:ind w:left="345" w:hanging="345"/>
      </w:pPr>
    </w:p>
    <w:p w14:paraId="1B93EB93" w14:textId="77777777" w:rsidR="00D47A7F" w:rsidRPr="009B5560" w:rsidRDefault="00D47A7F" w:rsidP="00D47A7F">
      <w:pPr>
        <w:ind w:left="345" w:hanging="345"/>
      </w:pPr>
    </w:p>
    <w:p w14:paraId="14C11B61" w14:textId="77777777" w:rsidR="00D47A7F" w:rsidRPr="009B5560" w:rsidRDefault="00D47A7F" w:rsidP="00D47A7F">
      <w:pPr>
        <w:ind w:left="345" w:hanging="345"/>
      </w:pPr>
    </w:p>
    <w:p w14:paraId="26BA803B" w14:textId="77777777" w:rsidR="00D47A7F" w:rsidRPr="009B5560" w:rsidRDefault="00D47A7F" w:rsidP="00D47A7F">
      <w:pPr>
        <w:ind w:left="345" w:hanging="345"/>
      </w:pPr>
    </w:p>
    <w:p w14:paraId="5BD62B34" w14:textId="77777777" w:rsidR="00D47A7F" w:rsidRPr="009B5560" w:rsidRDefault="00D47A7F" w:rsidP="00D47A7F">
      <w:pPr>
        <w:ind w:left="345" w:hanging="345"/>
      </w:pPr>
    </w:p>
    <w:p w14:paraId="034C16D5" w14:textId="77777777" w:rsidR="00D47A7F" w:rsidRPr="009B5560" w:rsidRDefault="00D47A7F" w:rsidP="00D47A7F">
      <w:pPr>
        <w:ind w:left="345" w:hanging="345"/>
      </w:pPr>
    </w:p>
    <w:p w14:paraId="27F561EB" w14:textId="77777777" w:rsidR="00D47A7F" w:rsidRPr="009B5560" w:rsidRDefault="00D47A7F" w:rsidP="00D47A7F">
      <w:pPr>
        <w:ind w:left="345" w:hanging="345"/>
      </w:pPr>
    </w:p>
    <w:p w14:paraId="01F6AC59" w14:textId="77777777" w:rsidR="00D47A7F" w:rsidRPr="009B5560" w:rsidRDefault="00D47A7F" w:rsidP="00F51577">
      <w:pPr>
        <w:ind w:left="345" w:hanging="345"/>
      </w:pPr>
    </w:p>
    <w:p w14:paraId="0F4419F0" w14:textId="77777777" w:rsidR="00F51577" w:rsidRPr="009B5560" w:rsidRDefault="00F51577" w:rsidP="00AF2EFB">
      <w:pPr>
        <w:ind w:left="519" w:hanging="518"/>
      </w:pPr>
    </w:p>
    <w:sectPr w:rsidR="00F51577" w:rsidRPr="009B5560" w:rsidSect="00940AEE">
      <w:type w:val="continuous"/>
      <w:pgSz w:w="12240" w:h="15840" w:code="1"/>
      <w:pgMar w:top="1152" w:right="1152" w:bottom="1152" w:left="1152" w:header="0" w:footer="0" w:gutter="0"/>
      <w:cols w:num="2" w:space="47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5" w:author="Iain Murray" w:date="2024-04-03T10:20:00Z" w:initials="IM">
    <w:p w14:paraId="6371104A" w14:textId="77777777" w:rsidR="00891010" w:rsidRDefault="00891010" w:rsidP="00296B12">
      <w:pPr>
        <w:pStyle w:val="CommentText"/>
        <w:jc w:val="left"/>
      </w:pPr>
      <w:r>
        <w:rPr>
          <w:rStyle w:val="CommentReference"/>
        </w:rPr>
        <w:annotationRef/>
      </w:r>
      <w:r>
        <w:t>Wrong reference format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371104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3BADC611" w16cex:dateUtc="2024-04-03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371104A" w16cid:durableId="3BADC6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3D404" w14:textId="77777777" w:rsidR="00940AEE" w:rsidRDefault="00940AEE">
      <w:r>
        <w:separator/>
      </w:r>
    </w:p>
  </w:endnote>
  <w:endnote w:type="continuationSeparator" w:id="0">
    <w:p w14:paraId="49DF2FE2" w14:textId="77777777" w:rsidR="00940AEE" w:rsidRDefault="00940A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5B3245" w14:textId="77777777" w:rsidR="00F41722" w:rsidRDefault="00F41722"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F41722" w:rsidRDefault="00F41722"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70E831" w14:textId="77777777" w:rsidR="00F41722" w:rsidRDefault="00F41722"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022CF">
      <w:rPr>
        <w:rStyle w:val="PageNumber"/>
        <w:noProof/>
      </w:rPr>
      <w:t>17</w:t>
    </w:r>
    <w:r>
      <w:rPr>
        <w:rStyle w:val="PageNumber"/>
      </w:rPr>
      <w:fldChar w:fldCharType="end"/>
    </w:r>
  </w:p>
  <w:p w14:paraId="5C88816E" w14:textId="77777777" w:rsidR="00F41722" w:rsidRDefault="00F41722"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3BE61D" w14:textId="77777777" w:rsidR="00940AEE" w:rsidRDefault="00940AEE">
      <w:r>
        <w:separator/>
      </w:r>
    </w:p>
  </w:footnote>
  <w:footnote w:type="continuationSeparator" w:id="0">
    <w:p w14:paraId="16DA83BD" w14:textId="77777777" w:rsidR="00940AEE" w:rsidRDefault="00940A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17A84091"/>
    <w:multiLevelType w:val="hybridMultilevel"/>
    <w:tmpl w:val="65086C38"/>
    <w:lvl w:ilvl="0" w:tplc="8CEE246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C0A6DBF"/>
    <w:multiLevelType w:val="multilevel"/>
    <w:tmpl w:val="F522A79C"/>
    <w:lvl w:ilvl="0">
      <w:start w:val="3"/>
      <w:numFmt w:val="decimal"/>
      <w:lvlText w:val="%1"/>
      <w:lvlJc w:val="left"/>
      <w:pPr>
        <w:ind w:left="1416" w:hanging="502"/>
      </w:pPr>
      <w:rPr>
        <w:lang w:val="en-US" w:eastAsia="en-US" w:bidi="ar-SA"/>
      </w:rPr>
    </w:lvl>
    <w:lvl w:ilvl="1">
      <w:start w:val="2"/>
      <w:numFmt w:val="decimal"/>
      <w:lvlText w:val="%1.%2"/>
      <w:lvlJc w:val="left"/>
      <w:pPr>
        <w:ind w:left="1416" w:hanging="502"/>
      </w:pPr>
      <w:rPr>
        <w:rFonts w:ascii="Calibri" w:eastAsia="Calibri" w:hAnsi="Calibri" w:cs="Calibri" w:hint="default"/>
        <w:color w:val="0000FF"/>
        <w:w w:val="100"/>
        <w:sz w:val="22"/>
        <w:szCs w:val="22"/>
        <w:lang w:val="en-US" w:eastAsia="en-US" w:bidi="ar-SA"/>
      </w:rPr>
    </w:lvl>
    <w:lvl w:ilvl="2">
      <w:start w:val="1"/>
      <w:numFmt w:val="decimal"/>
      <w:lvlText w:val="%1.%2.%3"/>
      <w:lvlJc w:val="left"/>
      <w:pPr>
        <w:ind w:left="2114" w:hanging="698"/>
      </w:pPr>
      <w:rPr>
        <w:rFonts w:ascii="Calibri" w:eastAsia="Calibri" w:hAnsi="Calibri" w:cs="Calibri" w:hint="default"/>
        <w:color w:val="0000FF"/>
        <w:w w:val="100"/>
        <w:sz w:val="22"/>
        <w:szCs w:val="22"/>
        <w:lang w:val="en-US" w:eastAsia="en-US" w:bidi="ar-SA"/>
      </w:rPr>
    </w:lvl>
    <w:lvl w:ilvl="3">
      <w:numFmt w:val="bullet"/>
      <w:lvlText w:val="•"/>
      <w:lvlJc w:val="left"/>
      <w:pPr>
        <w:ind w:left="3921" w:hanging="698"/>
      </w:pPr>
      <w:rPr>
        <w:lang w:val="en-US" w:eastAsia="en-US" w:bidi="ar-SA"/>
      </w:rPr>
    </w:lvl>
    <w:lvl w:ilvl="4">
      <w:numFmt w:val="bullet"/>
      <w:lvlText w:val="•"/>
      <w:lvlJc w:val="left"/>
      <w:pPr>
        <w:ind w:left="4821" w:hanging="698"/>
      </w:pPr>
      <w:rPr>
        <w:lang w:val="en-US" w:eastAsia="en-US" w:bidi="ar-SA"/>
      </w:rPr>
    </w:lvl>
    <w:lvl w:ilvl="5">
      <w:numFmt w:val="bullet"/>
      <w:lvlText w:val="•"/>
      <w:lvlJc w:val="left"/>
      <w:pPr>
        <w:ind w:left="5722" w:hanging="698"/>
      </w:pPr>
      <w:rPr>
        <w:lang w:val="en-US" w:eastAsia="en-US" w:bidi="ar-SA"/>
      </w:rPr>
    </w:lvl>
    <w:lvl w:ilvl="6">
      <w:numFmt w:val="bullet"/>
      <w:lvlText w:val="•"/>
      <w:lvlJc w:val="left"/>
      <w:pPr>
        <w:ind w:left="6623" w:hanging="698"/>
      </w:pPr>
      <w:rPr>
        <w:lang w:val="en-US" w:eastAsia="en-US" w:bidi="ar-SA"/>
      </w:rPr>
    </w:lvl>
    <w:lvl w:ilvl="7">
      <w:numFmt w:val="bullet"/>
      <w:lvlText w:val="•"/>
      <w:lvlJc w:val="left"/>
      <w:pPr>
        <w:ind w:left="7523" w:hanging="698"/>
      </w:pPr>
      <w:rPr>
        <w:lang w:val="en-US" w:eastAsia="en-US" w:bidi="ar-SA"/>
      </w:rPr>
    </w:lvl>
    <w:lvl w:ilvl="8">
      <w:numFmt w:val="bullet"/>
      <w:lvlText w:val="•"/>
      <w:lvlJc w:val="left"/>
      <w:pPr>
        <w:ind w:left="8424" w:hanging="698"/>
      </w:pPr>
      <w:rPr>
        <w:lang w:val="en-US" w:eastAsia="en-US" w:bidi="ar-SA"/>
      </w:rPr>
    </w:lvl>
  </w:abstractNum>
  <w:abstractNum w:abstractNumId="19" w15:restartNumberingAfterBreak="0">
    <w:nsid w:val="228E4990"/>
    <w:multiLevelType w:val="hybridMultilevel"/>
    <w:tmpl w:val="A10AA7EA"/>
    <w:lvl w:ilvl="0" w:tplc="489CF57C">
      <w:start w:val="1"/>
      <w:numFmt w:val="bullet"/>
      <w:lvlText w:val="•"/>
      <w:lvlJc w:val="left"/>
      <w:pPr>
        <w:tabs>
          <w:tab w:val="num" w:pos="720"/>
        </w:tabs>
        <w:ind w:left="720" w:hanging="360"/>
      </w:pPr>
      <w:rPr>
        <w:rFonts w:ascii="Arial" w:hAnsi="Arial" w:hint="default"/>
      </w:rPr>
    </w:lvl>
    <w:lvl w:ilvl="1" w:tplc="1BB2E5CA" w:tentative="1">
      <w:start w:val="1"/>
      <w:numFmt w:val="bullet"/>
      <w:lvlText w:val="•"/>
      <w:lvlJc w:val="left"/>
      <w:pPr>
        <w:tabs>
          <w:tab w:val="num" w:pos="1440"/>
        </w:tabs>
        <w:ind w:left="1440" w:hanging="360"/>
      </w:pPr>
      <w:rPr>
        <w:rFonts w:ascii="Arial" w:hAnsi="Arial" w:hint="default"/>
      </w:rPr>
    </w:lvl>
    <w:lvl w:ilvl="2" w:tplc="F7F4CF66" w:tentative="1">
      <w:start w:val="1"/>
      <w:numFmt w:val="bullet"/>
      <w:lvlText w:val="•"/>
      <w:lvlJc w:val="left"/>
      <w:pPr>
        <w:tabs>
          <w:tab w:val="num" w:pos="2160"/>
        </w:tabs>
        <w:ind w:left="2160" w:hanging="360"/>
      </w:pPr>
      <w:rPr>
        <w:rFonts w:ascii="Arial" w:hAnsi="Arial" w:hint="default"/>
      </w:rPr>
    </w:lvl>
    <w:lvl w:ilvl="3" w:tplc="F5684FD2" w:tentative="1">
      <w:start w:val="1"/>
      <w:numFmt w:val="bullet"/>
      <w:lvlText w:val="•"/>
      <w:lvlJc w:val="left"/>
      <w:pPr>
        <w:tabs>
          <w:tab w:val="num" w:pos="2880"/>
        </w:tabs>
        <w:ind w:left="2880" w:hanging="360"/>
      </w:pPr>
      <w:rPr>
        <w:rFonts w:ascii="Arial" w:hAnsi="Arial" w:hint="default"/>
      </w:rPr>
    </w:lvl>
    <w:lvl w:ilvl="4" w:tplc="9EBCFC52" w:tentative="1">
      <w:start w:val="1"/>
      <w:numFmt w:val="bullet"/>
      <w:lvlText w:val="•"/>
      <w:lvlJc w:val="left"/>
      <w:pPr>
        <w:tabs>
          <w:tab w:val="num" w:pos="3600"/>
        </w:tabs>
        <w:ind w:left="3600" w:hanging="360"/>
      </w:pPr>
      <w:rPr>
        <w:rFonts w:ascii="Arial" w:hAnsi="Arial" w:hint="default"/>
      </w:rPr>
    </w:lvl>
    <w:lvl w:ilvl="5" w:tplc="9FEA5274" w:tentative="1">
      <w:start w:val="1"/>
      <w:numFmt w:val="bullet"/>
      <w:lvlText w:val="•"/>
      <w:lvlJc w:val="left"/>
      <w:pPr>
        <w:tabs>
          <w:tab w:val="num" w:pos="4320"/>
        </w:tabs>
        <w:ind w:left="4320" w:hanging="360"/>
      </w:pPr>
      <w:rPr>
        <w:rFonts w:ascii="Arial" w:hAnsi="Arial" w:hint="default"/>
      </w:rPr>
    </w:lvl>
    <w:lvl w:ilvl="6" w:tplc="C6286790" w:tentative="1">
      <w:start w:val="1"/>
      <w:numFmt w:val="bullet"/>
      <w:lvlText w:val="•"/>
      <w:lvlJc w:val="left"/>
      <w:pPr>
        <w:tabs>
          <w:tab w:val="num" w:pos="5040"/>
        </w:tabs>
        <w:ind w:left="5040" w:hanging="360"/>
      </w:pPr>
      <w:rPr>
        <w:rFonts w:ascii="Arial" w:hAnsi="Arial" w:hint="default"/>
      </w:rPr>
    </w:lvl>
    <w:lvl w:ilvl="7" w:tplc="902C7394" w:tentative="1">
      <w:start w:val="1"/>
      <w:numFmt w:val="bullet"/>
      <w:lvlText w:val="•"/>
      <w:lvlJc w:val="left"/>
      <w:pPr>
        <w:tabs>
          <w:tab w:val="num" w:pos="5760"/>
        </w:tabs>
        <w:ind w:left="5760" w:hanging="360"/>
      </w:pPr>
      <w:rPr>
        <w:rFonts w:ascii="Arial" w:hAnsi="Arial" w:hint="default"/>
      </w:rPr>
    </w:lvl>
    <w:lvl w:ilvl="8" w:tplc="9856B7A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2C921B48"/>
    <w:multiLevelType w:val="multilevel"/>
    <w:tmpl w:val="90EC2D76"/>
    <w:lvl w:ilvl="0">
      <w:start w:val="7"/>
      <w:numFmt w:val="decimal"/>
      <w:lvlText w:val="%1"/>
      <w:lvlJc w:val="left"/>
      <w:pPr>
        <w:ind w:left="1416" w:hanging="502"/>
      </w:pPr>
      <w:rPr>
        <w:lang w:val="en-US" w:eastAsia="en-US" w:bidi="ar-SA"/>
      </w:rPr>
    </w:lvl>
    <w:lvl w:ilvl="1">
      <w:start w:val="1"/>
      <w:numFmt w:val="decimal"/>
      <w:lvlText w:val="%1.%2"/>
      <w:lvlJc w:val="left"/>
      <w:pPr>
        <w:ind w:left="1416" w:hanging="502"/>
      </w:pPr>
      <w:rPr>
        <w:rFonts w:ascii="Calibri" w:eastAsia="Calibri" w:hAnsi="Calibri" w:cs="Calibri" w:hint="default"/>
        <w:color w:val="0000FF"/>
        <w:w w:val="100"/>
        <w:sz w:val="22"/>
        <w:szCs w:val="22"/>
        <w:lang w:val="en-US" w:eastAsia="en-US" w:bidi="ar-SA"/>
      </w:rPr>
    </w:lvl>
    <w:lvl w:ilvl="2">
      <w:numFmt w:val="bullet"/>
      <w:lvlText w:val="•"/>
      <w:lvlJc w:val="left"/>
      <w:pPr>
        <w:ind w:left="3181" w:hanging="502"/>
      </w:pPr>
      <w:rPr>
        <w:lang w:val="en-US" w:eastAsia="en-US" w:bidi="ar-SA"/>
      </w:rPr>
    </w:lvl>
    <w:lvl w:ilvl="3">
      <w:numFmt w:val="bullet"/>
      <w:lvlText w:val="•"/>
      <w:lvlJc w:val="left"/>
      <w:pPr>
        <w:ind w:left="4061" w:hanging="502"/>
      </w:pPr>
      <w:rPr>
        <w:lang w:val="en-US" w:eastAsia="en-US" w:bidi="ar-SA"/>
      </w:rPr>
    </w:lvl>
    <w:lvl w:ilvl="4">
      <w:numFmt w:val="bullet"/>
      <w:lvlText w:val="•"/>
      <w:lvlJc w:val="left"/>
      <w:pPr>
        <w:ind w:left="4942" w:hanging="502"/>
      </w:pPr>
      <w:rPr>
        <w:lang w:val="en-US" w:eastAsia="en-US" w:bidi="ar-SA"/>
      </w:rPr>
    </w:lvl>
    <w:lvl w:ilvl="5">
      <w:numFmt w:val="bullet"/>
      <w:lvlText w:val="•"/>
      <w:lvlJc w:val="left"/>
      <w:pPr>
        <w:ind w:left="5822" w:hanging="502"/>
      </w:pPr>
      <w:rPr>
        <w:lang w:val="en-US" w:eastAsia="en-US" w:bidi="ar-SA"/>
      </w:rPr>
    </w:lvl>
    <w:lvl w:ilvl="6">
      <w:numFmt w:val="bullet"/>
      <w:lvlText w:val="•"/>
      <w:lvlJc w:val="left"/>
      <w:pPr>
        <w:ind w:left="6703" w:hanging="502"/>
      </w:pPr>
      <w:rPr>
        <w:lang w:val="en-US" w:eastAsia="en-US" w:bidi="ar-SA"/>
      </w:rPr>
    </w:lvl>
    <w:lvl w:ilvl="7">
      <w:numFmt w:val="bullet"/>
      <w:lvlText w:val="•"/>
      <w:lvlJc w:val="left"/>
      <w:pPr>
        <w:ind w:left="7583" w:hanging="502"/>
      </w:pPr>
      <w:rPr>
        <w:lang w:val="en-US" w:eastAsia="en-US" w:bidi="ar-SA"/>
      </w:rPr>
    </w:lvl>
    <w:lvl w:ilvl="8">
      <w:numFmt w:val="bullet"/>
      <w:lvlText w:val="•"/>
      <w:lvlJc w:val="left"/>
      <w:pPr>
        <w:ind w:left="8464" w:hanging="502"/>
      </w:pPr>
      <w:rPr>
        <w:lang w:val="en-US" w:eastAsia="en-US" w:bidi="ar-SA"/>
      </w:rPr>
    </w:lvl>
  </w:abstractNum>
  <w:abstractNum w:abstractNumId="21" w15:restartNumberingAfterBreak="0">
    <w:nsid w:val="309D2105"/>
    <w:multiLevelType w:val="multilevel"/>
    <w:tmpl w:val="C6AA0A2C"/>
    <w:lvl w:ilvl="0">
      <w:start w:val="5"/>
      <w:numFmt w:val="decimal"/>
      <w:lvlText w:val="%1"/>
      <w:lvlJc w:val="left"/>
      <w:pPr>
        <w:ind w:left="1416" w:hanging="502"/>
      </w:pPr>
      <w:rPr>
        <w:lang w:val="en-US" w:eastAsia="en-US" w:bidi="ar-SA"/>
      </w:rPr>
    </w:lvl>
    <w:lvl w:ilvl="1">
      <w:start w:val="1"/>
      <w:numFmt w:val="decimal"/>
      <w:lvlText w:val="%1.%2"/>
      <w:lvlJc w:val="left"/>
      <w:pPr>
        <w:ind w:left="1416" w:hanging="502"/>
      </w:pPr>
      <w:rPr>
        <w:rFonts w:ascii="Calibri" w:eastAsia="Calibri" w:hAnsi="Calibri" w:cs="Calibri" w:hint="default"/>
        <w:color w:val="0000FF"/>
        <w:w w:val="100"/>
        <w:sz w:val="22"/>
        <w:szCs w:val="22"/>
        <w:lang w:val="en-US" w:eastAsia="en-US" w:bidi="ar-SA"/>
      </w:rPr>
    </w:lvl>
    <w:lvl w:ilvl="2">
      <w:start w:val="1"/>
      <w:numFmt w:val="decimal"/>
      <w:lvlText w:val="%1.%2.%3"/>
      <w:lvlJc w:val="left"/>
      <w:pPr>
        <w:ind w:left="2114" w:hanging="698"/>
      </w:pPr>
      <w:rPr>
        <w:rFonts w:ascii="Calibri" w:eastAsia="Calibri" w:hAnsi="Calibri" w:cs="Calibri" w:hint="default"/>
        <w:color w:val="0000FF"/>
        <w:w w:val="100"/>
        <w:sz w:val="22"/>
        <w:szCs w:val="22"/>
        <w:lang w:val="en-US" w:eastAsia="en-US" w:bidi="ar-SA"/>
      </w:rPr>
    </w:lvl>
    <w:lvl w:ilvl="3">
      <w:numFmt w:val="bullet"/>
      <w:lvlText w:val="•"/>
      <w:lvlJc w:val="left"/>
      <w:pPr>
        <w:ind w:left="3921" w:hanging="698"/>
      </w:pPr>
      <w:rPr>
        <w:lang w:val="en-US" w:eastAsia="en-US" w:bidi="ar-SA"/>
      </w:rPr>
    </w:lvl>
    <w:lvl w:ilvl="4">
      <w:numFmt w:val="bullet"/>
      <w:lvlText w:val="•"/>
      <w:lvlJc w:val="left"/>
      <w:pPr>
        <w:ind w:left="4821" w:hanging="698"/>
      </w:pPr>
      <w:rPr>
        <w:lang w:val="en-US" w:eastAsia="en-US" w:bidi="ar-SA"/>
      </w:rPr>
    </w:lvl>
    <w:lvl w:ilvl="5">
      <w:numFmt w:val="bullet"/>
      <w:lvlText w:val="•"/>
      <w:lvlJc w:val="left"/>
      <w:pPr>
        <w:ind w:left="5722" w:hanging="698"/>
      </w:pPr>
      <w:rPr>
        <w:lang w:val="en-US" w:eastAsia="en-US" w:bidi="ar-SA"/>
      </w:rPr>
    </w:lvl>
    <w:lvl w:ilvl="6">
      <w:numFmt w:val="bullet"/>
      <w:lvlText w:val="•"/>
      <w:lvlJc w:val="left"/>
      <w:pPr>
        <w:ind w:left="6623" w:hanging="698"/>
      </w:pPr>
      <w:rPr>
        <w:lang w:val="en-US" w:eastAsia="en-US" w:bidi="ar-SA"/>
      </w:rPr>
    </w:lvl>
    <w:lvl w:ilvl="7">
      <w:numFmt w:val="bullet"/>
      <w:lvlText w:val="•"/>
      <w:lvlJc w:val="left"/>
      <w:pPr>
        <w:ind w:left="7523" w:hanging="698"/>
      </w:pPr>
      <w:rPr>
        <w:lang w:val="en-US" w:eastAsia="en-US" w:bidi="ar-SA"/>
      </w:rPr>
    </w:lvl>
    <w:lvl w:ilvl="8">
      <w:numFmt w:val="bullet"/>
      <w:lvlText w:val="•"/>
      <w:lvlJc w:val="left"/>
      <w:pPr>
        <w:ind w:left="8424" w:hanging="698"/>
      </w:pPr>
      <w:rPr>
        <w:lang w:val="en-US" w:eastAsia="en-US" w:bidi="ar-SA"/>
      </w:rPr>
    </w:lvl>
  </w:abstractNum>
  <w:abstractNum w:abstractNumId="22"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4" w15:restartNumberingAfterBreak="0">
    <w:nsid w:val="391D3AA2"/>
    <w:multiLevelType w:val="hybridMultilevel"/>
    <w:tmpl w:val="58D0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7" w15:restartNumberingAfterBreak="0">
    <w:nsid w:val="4801081F"/>
    <w:multiLevelType w:val="hybridMultilevel"/>
    <w:tmpl w:val="E04C81F6"/>
    <w:lvl w:ilvl="0" w:tplc="06CC3F6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9"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56611CD6"/>
    <w:multiLevelType w:val="hybridMultilevel"/>
    <w:tmpl w:val="E74CEA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32"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15:restartNumberingAfterBreak="0">
    <w:nsid w:val="5EFD57D2"/>
    <w:multiLevelType w:val="multilevel"/>
    <w:tmpl w:val="A4E0BDF0"/>
    <w:lvl w:ilvl="0">
      <w:start w:val="4"/>
      <w:numFmt w:val="decimal"/>
      <w:lvlText w:val="%1"/>
      <w:lvlJc w:val="left"/>
      <w:pPr>
        <w:ind w:left="1416" w:hanging="502"/>
      </w:pPr>
      <w:rPr>
        <w:lang w:val="en-US" w:eastAsia="en-US" w:bidi="ar-SA"/>
      </w:rPr>
    </w:lvl>
    <w:lvl w:ilvl="1">
      <w:start w:val="1"/>
      <w:numFmt w:val="decimal"/>
      <w:lvlText w:val="%1.%2"/>
      <w:lvlJc w:val="left"/>
      <w:pPr>
        <w:ind w:left="1416" w:hanging="502"/>
      </w:pPr>
      <w:rPr>
        <w:rFonts w:ascii="Calibri" w:eastAsia="Calibri" w:hAnsi="Calibri" w:cs="Calibri" w:hint="default"/>
        <w:color w:val="0000FF"/>
        <w:w w:val="100"/>
        <w:sz w:val="22"/>
        <w:szCs w:val="22"/>
        <w:lang w:val="en-US" w:eastAsia="en-US" w:bidi="ar-SA"/>
      </w:rPr>
    </w:lvl>
    <w:lvl w:ilvl="2">
      <w:start w:val="1"/>
      <w:numFmt w:val="decimal"/>
      <w:lvlText w:val="%1.%2.%3"/>
      <w:lvlJc w:val="left"/>
      <w:pPr>
        <w:ind w:left="2114" w:hanging="698"/>
      </w:pPr>
      <w:rPr>
        <w:rFonts w:ascii="Calibri" w:eastAsia="Calibri" w:hAnsi="Calibri" w:cs="Calibri" w:hint="default"/>
        <w:color w:val="0000FF"/>
        <w:w w:val="100"/>
        <w:sz w:val="22"/>
        <w:szCs w:val="22"/>
        <w:lang w:val="en-US" w:eastAsia="en-US" w:bidi="ar-SA"/>
      </w:rPr>
    </w:lvl>
    <w:lvl w:ilvl="3">
      <w:numFmt w:val="bullet"/>
      <w:lvlText w:val="•"/>
      <w:lvlJc w:val="left"/>
      <w:pPr>
        <w:ind w:left="3921" w:hanging="698"/>
      </w:pPr>
      <w:rPr>
        <w:lang w:val="en-US" w:eastAsia="en-US" w:bidi="ar-SA"/>
      </w:rPr>
    </w:lvl>
    <w:lvl w:ilvl="4">
      <w:numFmt w:val="bullet"/>
      <w:lvlText w:val="•"/>
      <w:lvlJc w:val="left"/>
      <w:pPr>
        <w:ind w:left="4821" w:hanging="698"/>
      </w:pPr>
      <w:rPr>
        <w:lang w:val="en-US" w:eastAsia="en-US" w:bidi="ar-SA"/>
      </w:rPr>
    </w:lvl>
    <w:lvl w:ilvl="5">
      <w:numFmt w:val="bullet"/>
      <w:lvlText w:val="•"/>
      <w:lvlJc w:val="left"/>
      <w:pPr>
        <w:ind w:left="5722" w:hanging="698"/>
      </w:pPr>
      <w:rPr>
        <w:lang w:val="en-US" w:eastAsia="en-US" w:bidi="ar-SA"/>
      </w:rPr>
    </w:lvl>
    <w:lvl w:ilvl="6">
      <w:numFmt w:val="bullet"/>
      <w:lvlText w:val="•"/>
      <w:lvlJc w:val="left"/>
      <w:pPr>
        <w:ind w:left="6623" w:hanging="698"/>
      </w:pPr>
      <w:rPr>
        <w:lang w:val="en-US" w:eastAsia="en-US" w:bidi="ar-SA"/>
      </w:rPr>
    </w:lvl>
    <w:lvl w:ilvl="7">
      <w:numFmt w:val="bullet"/>
      <w:lvlText w:val="•"/>
      <w:lvlJc w:val="left"/>
      <w:pPr>
        <w:ind w:left="7523" w:hanging="698"/>
      </w:pPr>
      <w:rPr>
        <w:lang w:val="en-US" w:eastAsia="en-US" w:bidi="ar-SA"/>
      </w:rPr>
    </w:lvl>
    <w:lvl w:ilvl="8">
      <w:numFmt w:val="bullet"/>
      <w:lvlText w:val="•"/>
      <w:lvlJc w:val="left"/>
      <w:pPr>
        <w:ind w:left="8424" w:hanging="698"/>
      </w:pPr>
      <w:rPr>
        <w:lang w:val="en-US" w:eastAsia="en-US" w:bidi="ar-SA"/>
      </w:rPr>
    </w:lvl>
  </w:abstractNum>
  <w:abstractNum w:abstractNumId="35"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36"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37"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38"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9"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0"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15:restartNumberingAfterBreak="0">
    <w:nsid w:val="783D0D2B"/>
    <w:multiLevelType w:val="hybridMultilevel"/>
    <w:tmpl w:val="B05E9B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7A0A24D1"/>
    <w:multiLevelType w:val="multilevel"/>
    <w:tmpl w:val="378097A4"/>
    <w:lvl w:ilvl="0">
      <w:start w:val="6"/>
      <w:numFmt w:val="decimal"/>
      <w:lvlText w:val="%1"/>
      <w:lvlJc w:val="left"/>
      <w:pPr>
        <w:ind w:left="1416" w:hanging="502"/>
      </w:pPr>
      <w:rPr>
        <w:lang w:val="en-US" w:eastAsia="en-US" w:bidi="ar-SA"/>
      </w:rPr>
    </w:lvl>
    <w:lvl w:ilvl="1">
      <w:start w:val="1"/>
      <w:numFmt w:val="decimal"/>
      <w:lvlText w:val="%1.%2"/>
      <w:lvlJc w:val="left"/>
      <w:pPr>
        <w:ind w:left="1416" w:hanging="502"/>
      </w:pPr>
      <w:rPr>
        <w:rFonts w:ascii="Calibri" w:eastAsia="Calibri" w:hAnsi="Calibri" w:cs="Calibri" w:hint="default"/>
        <w:color w:val="0000FF"/>
        <w:w w:val="100"/>
        <w:sz w:val="22"/>
        <w:szCs w:val="22"/>
        <w:lang w:val="en-US" w:eastAsia="en-US" w:bidi="ar-SA"/>
      </w:rPr>
    </w:lvl>
    <w:lvl w:ilvl="2">
      <w:numFmt w:val="bullet"/>
      <w:lvlText w:val="•"/>
      <w:lvlJc w:val="left"/>
      <w:pPr>
        <w:ind w:left="3181" w:hanging="502"/>
      </w:pPr>
      <w:rPr>
        <w:lang w:val="en-US" w:eastAsia="en-US" w:bidi="ar-SA"/>
      </w:rPr>
    </w:lvl>
    <w:lvl w:ilvl="3">
      <w:numFmt w:val="bullet"/>
      <w:lvlText w:val="•"/>
      <w:lvlJc w:val="left"/>
      <w:pPr>
        <w:ind w:left="4061" w:hanging="502"/>
      </w:pPr>
      <w:rPr>
        <w:lang w:val="en-US" w:eastAsia="en-US" w:bidi="ar-SA"/>
      </w:rPr>
    </w:lvl>
    <w:lvl w:ilvl="4">
      <w:numFmt w:val="bullet"/>
      <w:lvlText w:val="•"/>
      <w:lvlJc w:val="left"/>
      <w:pPr>
        <w:ind w:left="4942" w:hanging="502"/>
      </w:pPr>
      <w:rPr>
        <w:lang w:val="en-US" w:eastAsia="en-US" w:bidi="ar-SA"/>
      </w:rPr>
    </w:lvl>
    <w:lvl w:ilvl="5">
      <w:numFmt w:val="bullet"/>
      <w:lvlText w:val="•"/>
      <w:lvlJc w:val="left"/>
      <w:pPr>
        <w:ind w:left="5822" w:hanging="502"/>
      </w:pPr>
      <w:rPr>
        <w:lang w:val="en-US" w:eastAsia="en-US" w:bidi="ar-SA"/>
      </w:rPr>
    </w:lvl>
    <w:lvl w:ilvl="6">
      <w:numFmt w:val="bullet"/>
      <w:lvlText w:val="•"/>
      <w:lvlJc w:val="left"/>
      <w:pPr>
        <w:ind w:left="6703" w:hanging="502"/>
      </w:pPr>
      <w:rPr>
        <w:lang w:val="en-US" w:eastAsia="en-US" w:bidi="ar-SA"/>
      </w:rPr>
    </w:lvl>
    <w:lvl w:ilvl="7">
      <w:numFmt w:val="bullet"/>
      <w:lvlText w:val="•"/>
      <w:lvlJc w:val="left"/>
      <w:pPr>
        <w:ind w:left="7583" w:hanging="502"/>
      </w:pPr>
      <w:rPr>
        <w:lang w:val="en-US" w:eastAsia="en-US" w:bidi="ar-SA"/>
      </w:rPr>
    </w:lvl>
    <w:lvl w:ilvl="8">
      <w:numFmt w:val="bullet"/>
      <w:lvlText w:val="•"/>
      <w:lvlJc w:val="left"/>
      <w:pPr>
        <w:ind w:left="8464" w:hanging="502"/>
      </w:pPr>
      <w:rPr>
        <w:lang w:val="en-US" w:eastAsia="en-US" w:bidi="ar-SA"/>
      </w:rPr>
    </w:lvl>
  </w:abstractNum>
  <w:num w:numId="1" w16cid:durableId="598830458">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16cid:durableId="1836334368">
    <w:abstractNumId w:val="9"/>
  </w:num>
  <w:num w:numId="3" w16cid:durableId="1620724105">
    <w:abstractNumId w:val="7"/>
  </w:num>
  <w:num w:numId="4" w16cid:durableId="1080758696">
    <w:abstractNumId w:val="6"/>
  </w:num>
  <w:num w:numId="5" w16cid:durableId="12584574">
    <w:abstractNumId w:val="5"/>
  </w:num>
  <w:num w:numId="6" w16cid:durableId="1076511013">
    <w:abstractNumId w:val="4"/>
  </w:num>
  <w:num w:numId="7" w16cid:durableId="1488205576">
    <w:abstractNumId w:val="8"/>
  </w:num>
  <w:num w:numId="8" w16cid:durableId="1236207846">
    <w:abstractNumId w:val="3"/>
  </w:num>
  <w:num w:numId="9" w16cid:durableId="1890728523">
    <w:abstractNumId w:val="2"/>
  </w:num>
  <w:num w:numId="10" w16cid:durableId="1443916154">
    <w:abstractNumId w:val="1"/>
  </w:num>
  <w:num w:numId="11" w16cid:durableId="1370180755">
    <w:abstractNumId w:val="0"/>
  </w:num>
  <w:num w:numId="12" w16cid:durableId="1630815525">
    <w:abstractNumId w:val="14"/>
  </w:num>
  <w:num w:numId="13" w16cid:durableId="647587119">
    <w:abstractNumId w:val="16"/>
  </w:num>
  <w:num w:numId="14" w16cid:durableId="1319071302">
    <w:abstractNumId w:val="13"/>
  </w:num>
  <w:num w:numId="15" w16cid:durableId="2115512827">
    <w:abstractNumId w:val="23"/>
  </w:num>
  <w:num w:numId="16" w16cid:durableId="847670759">
    <w:abstractNumId w:val="32"/>
  </w:num>
  <w:num w:numId="17" w16cid:durableId="178653858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59918615">
    <w:abstractNumId w:val="28"/>
  </w:num>
  <w:num w:numId="19" w16cid:durableId="2092072159">
    <w:abstractNumId w:val="26"/>
  </w:num>
  <w:num w:numId="20" w16cid:durableId="74401484">
    <w:abstractNumId w:val="25"/>
  </w:num>
  <w:num w:numId="21" w16cid:durableId="1651325551">
    <w:abstractNumId w:val="33"/>
  </w:num>
  <w:num w:numId="22" w16cid:durableId="658271493">
    <w:abstractNumId w:val="37"/>
  </w:num>
  <w:num w:numId="23" w16cid:durableId="1465344784">
    <w:abstractNumId w:val="31"/>
  </w:num>
  <w:num w:numId="24" w16cid:durableId="686373645">
    <w:abstractNumId w:val="15"/>
  </w:num>
  <w:num w:numId="25" w16cid:durableId="59715815">
    <w:abstractNumId w:val="39"/>
  </w:num>
  <w:num w:numId="26" w16cid:durableId="339894804">
    <w:abstractNumId w:val="35"/>
  </w:num>
  <w:num w:numId="27" w16cid:durableId="499007065">
    <w:abstractNumId w:val="40"/>
  </w:num>
  <w:num w:numId="28" w16cid:durableId="1898930772">
    <w:abstractNumId w:val="11"/>
  </w:num>
  <w:num w:numId="29" w16cid:durableId="2130851673">
    <w:abstractNumId w:val="42"/>
  </w:num>
  <w:num w:numId="30" w16cid:durableId="1554149490">
    <w:abstractNumId w:val="29"/>
  </w:num>
  <w:num w:numId="31" w16cid:durableId="507528175">
    <w:abstractNumId w:val="36"/>
  </w:num>
  <w:num w:numId="32" w16cid:durableId="1230112109">
    <w:abstractNumId w:val="22"/>
  </w:num>
  <w:num w:numId="33" w16cid:durableId="1435322056">
    <w:abstractNumId w:val="23"/>
  </w:num>
  <w:num w:numId="34" w16cid:durableId="1204631682">
    <w:abstractNumId w:val="23"/>
  </w:num>
  <w:num w:numId="35" w16cid:durableId="1740857173">
    <w:abstractNumId w:val="23"/>
  </w:num>
  <w:num w:numId="36" w16cid:durableId="855123097">
    <w:abstractNumId w:val="23"/>
  </w:num>
  <w:num w:numId="37" w16cid:durableId="1753551557">
    <w:abstractNumId w:val="23"/>
  </w:num>
  <w:num w:numId="38" w16cid:durableId="32118304">
    <w:abstractNumId w:val="23"/>
    <w:lvlOverride w:ilvl="0">
      <w:startOverride w:val="3"/>
    </w:lvlOverride>
  </w:num>
  <w:num w:numId="39" w16cid:durableId="1494417807">
    <w:abstractNumId w:val="12"/>
  </w:num>
  <w:num w:numId="40" w16cid:durableId="526871203">
    <w:abstractNumId w:val="38"/>
  </w:num>
  <w:num w:numId="41" w16cid:durableId="1777872933">
    <w:abstractNumId w:val="41"/>
  </w:num>
  <w:num w:numId="42" w16cid:durableId="2028364179">
    <w:abstractNumId w:val="17"/>
  </w:num>
  <w:num w:numId="43" w16cid:durableId="1396202115">
    <w:abstractNumId w:val="30"/>
  </w:num>
  <w:num w:numId="44" w16cid:durableId="1563100197">
    <w:abstractNumId w:val="19"/>
  </w:num>
  <w:num w:numId="45" w16cid:durableId="1828671642">
    <w:abstractNumId w:val="24"/>
  </w:num>
  <w:num w:numId="46" w16cid:durableId="1043754202">
    <w:abstractNumId w:val="23"/>
    <w:lvlOverride w:ilvl="0">
      <w:startOverride w:val="6"/>
    </w:lvlOverride>
  </w:num>
  <w:num w:numId="47" w16cid:durableId="1737896272">
    <w:abstractNumId w:val="27"/>
  </w:num>
  <w:num w:numId="48" w16cid:durableId="386489192">
    <w:abstractNumId w:val="18"/>
  </w:num>
  <w:num w:numId="49" w16cid:durableId="2141070721">
    <w:abstractNumId w:val="18"/>
    <w:lvlOverride w:ilvl="0">
      <w:startOverride w:val="3"/>
    </w:lvlOverride>
    <w:lvlOverride w:ilvl="1">
      <w:startOverride w:val="2"/>
    </w:lvlOverride>
    <w:lvlOverride w:ilvl="2">
      <w:startOverride w:val="1"/>
    </w:lvlOverride>
    <w:lvlOverride w:ilvl="3"/>
    <w:lvlOverride w:ilvl="4"/>
    <w:lvlOverride w:ilvl="5"/>
    <w:lvlOverride w:ilvl="6"/>
    <w:lvlOverride w:ilvl="7"/>
    <w:lvlOverride w:ilvl="8"/>
  </w:num>
  <w:num w:numId="50" w16cid:durableId="1775859836">
    <w:abstractNumId w:val="34"/>
  </w:num>
  <w:num w:numId="51" w16cid:durableId="1888563688">
    <w:abstractNumId w:val="34"/>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52" w16cid:durableId="1821381255">
    <w:abstractNumId w:val="21"/>
  </w:num>
  <w:num w:numId="53" w16cid:durableId="2092197946">
    <w:abstractNumId w:val="2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 w:numId="54" w16cid:durableId="1501311675">
    <w:abstractNumId w:val="43"/>
  </w:num>
  <w:num w:numId="55" w16cid:durableId="1773821351">
    <w:abstractNumId w:val="43"/>
    <w:lvlOverride w:ilvl="0">
      <w:startOverride w:val="6"/>
    </w:lvlOverride>
    <w:lvlOverride w:ilvl="1">
      <w:startOverride w:val="1"/>
    </w:lvlOverride>
    <w:lvlOverride w:ilvl="2"/>
    <w:lvlOverride w:ilvl="3"/>
    <w:lvlOverride w:ilvl="4"/>
    <w:lvlOverride w:ilvl="5"/>
    <w:lvlOverride w:ilvl="6"/>
    <w:lvlOverride w:ilvl="7"/>
    <w:lvlOverride w:ilvl="8"/>
  </w:num>
  <w:num w:numId="56" w16cid:durableId="444884318">
    <w:abstractNumId w:val="20"/>
  </w:num>
  <w:num w:numId="57" w16cid:durableId="273447075">
    <w:abstractNumId w:val="20"/>
    <w:lvlOverride w:ilvl="0">
      <w:startOverride w:val="7"/>
    </w:lvlOverride>
    <w:lvlOverride w:ilvl="1">
      <w:startOverride w:val="1"/>
    </w:lvlOverride>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ain Murray">
    <w15:presenceInfo w15:providerId="Windows Live" w15:userId="0bc43946213c1372"/>
  </w15:person>
  <w15:person w15:author="Nuhu Malgwi">
    <w15:presenceInfo w15:providerId="Windows Live" w15:userId="afc640d187c81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4C6E"/>
    <w:rsid w:val="000052F5"/>
    <w:rsid w:val="00022D00"/>
    <w:rsid w:val="00023A0A"/>
    <w:rsid w:val="000406F2"/>
    <w:rsid w:val="00040CE0"/>
    <w:rsid w:val="00051732"/>
    <w:rsid w:val="00062256"/>
    <w:rsid w:val="00066918"/>
    <w:rsid w:val="00070417"/>
    <w:rsid w:val="00080B1A"/>
    <w:rsid w:val="000867CB"/>
    <w:rsid w:val="00096257"/>
    <w:rsid w:val="000A354B"/>
    <w:rsid w:val="000A42F8"/>
    <w:rsid w:val="000A597C"/>
    <w:rsid w:val="000A697E"/>
    <w:rsid w:val="000B67A4"/>
    <w:rsid w:val="000C01DD"/>
    <w:rsid w:val="000C4C6E"/>
    <w:rsid w:val="000D5804"/>
    <w:rsid w:val="000D5850"/>
    <w:rsid w:val="000D7138"/>
    <w:rsid w:val="000D75F5"/>
    <w:rsid w:val="000E088D"/>
    <w:rsid w:val="000E13F5"/>
    <w:rsid w:val="000E3F31"/>
    <w:rsid w:val="000E40A4"/>
    <w:rsid w:val="000E51AB"/>
    <w:rsid w:val="000E7110"/>
    <w:rsid w:val="000F3605"/>
    <w:rsid w:val="000F6FCA"/>
    <w:rsid w:val="001007C2"/>
    <w:rsid w:val="001053F0"/>
    <w:rsid w:val="0010554F"/>
    <w:rsid w:val="0011445A"/>
    <w:rsid w:val="00115A7B"/>
    <w:rsid w:val="001171D9"/>
    <w:rsid w:val="00117980"/>
    <w:rsid w:val="00121B27"/>
    <w:rsid w:val="001221CF"/>
    <w:rsid w:val="001240B7"/>
    <w:rsid w:val="00124400"/>
    <w:rsid w:val="00130D39"/>
    <w:rsid w:val="001351C1"/>
    <w:rsid w:val="00135BD8"/>
    <w:rsid w:val="00137966"/>
    <w:rsid w:val="00140E96"/>
    <w:rsid w:val="001634BE"/>
    <w:rsid w:val="0017097A"/>
    <w:rsid w:val="0017124C"/>
    <w:rsid w:val="00172FF3"/>
    <w:rsid w:val="00175425"/>
    <w:rsid w:val="00175452"/>
    <w:rsid w:val="0017696D"/>
    <w:rsid w:val="001849CF"/>
    <w:rsid w:val="00192BCD"/>
    <w:rsid w:val="001979B7"/>
    <w:rsid w:val="001A0B6D"/>
    <w:rsid w:val="001A28FD"/>
    <w:rsid w:val="001A5AAD"/>
    <w:rsid w:val="001A6AD8"/>
    <w:rsid w:val="001D0FC6"/>
    <w:rsid w:val="001D65C1"/>
    <w:rsid w:val="001D68F2"/>
    <w:rsid w:val="001D7864"/>
    <w:rsid w:val="001E1350"/>
    <w:rsid w:val="001E2763"/>
    <w:rsid w:val="001E2C46"/>
    <w:rsid w:val="001E38A7"/>
    <w:rsid w:val="001E600E"/>
    <w:rsid w:val="001E617D"/>
    <w:rsid w:val="001F2679"/>
    <w:rsid w:val="001F6699"/>
    <w:rsid w:val="00200CAA"/>
    <w:rsid w:val="00206130"/>
    <w:rsid w:val="00211FA1"/>
    <w:rsid w:val="00213936"/>
    <w:rsid w:val="00214AC9"/>
    <w:rsid w:val="00214CAA"/>
    <w:rsid w:val="00221B96"/>
    <w:rsid w:val="0023731E"/>
    <w:rsid w:val="00240C9C"/>
    <w:rsid w:val="00241740"/>
    <w:rsid w:val="00245DE2"/>
    <w:rsid w:val="0025240C"/>
    <w:rsid w:val="0025309F"/>
    <w:rsid w:val="00257144"/>
    <w:rsid w:val="002621C5"/>
    <w:rsid w:val="00262313"/>
    <w:rsid w:val="00271555"/>
    <w:rsid w:val="00284A08"/>
    <w:rsid w:val="002879AB"/>
    <w:rsid w:val="00291087"/>
    <w:rsid w:val="002917F1"/>
    <w:rsid w:val="00292D44"/>
    <w:rsid w:val="00296F65"/>
    <w:rsid w:val="002A7D8F"/>
    <w:rsid w:val="002C0137"/>
    <w:rsid w:val="002D2AE3"/>
    <w:rsid w:val="002D3225"/>
    <w:rsid w:val="002D6398"/>
    <w:rsid w:val="002D68B4"/>
    <w:rsid w:val="002E04C0"/>
    <w:rsid w:val="002E0A41"/>
    <w:rsid w:val="002F602F"/>
    <w:rsid w:val="002F6C84"/>
    <w:rsid w:val="0030082E"/>
    <w:rsid w:val="003022CF"/>
    <w:rsid w:val="00304C64"/>
    <w:rsid w:val="00305FA8"/>
    <w:rsid w:val="00311DA7"/>
    <w:rsid w:val="00315832"/>
    <w:rsid w:val="003220F3"/>
    <w:rsid w:val="003310FB"/>
    <w:rsid w:val="003426A9"/>
    <w:rsid w:val="003440B5"/>
    <w:rsid w:val="003511BB"/>
    <w:rsid w:val="003601D2"/>
    <w:rsid w:val="00363E71"/>
    <w:rsid w:val="00370293"/>
    <w:rsid w:val="00375C6C"/>
    <w:rsid w:val="00377C9D"/>
    <w:rsid w:val="00381A1F"/>
    <w:rsid w:val="00390DFD"/>
    <w:rsid w:val="003935F7"/>
    <w:rsid w:val="00393F83"/>
    <w:rsid w:val="00394FC6"/>
    <w:rsid w:val="00396457"/>
    <w:rsid w:val="00396D66"/>
    <w:rsid w:val="003A147F"/>
    <w:rsid w:val="003A2D3A"/>
    <w:rsid w:val="003A61CA"/>
    <w:rsid w:val="003B1A8F"/>
    <w:rsid w:val="003B5650"/>
    <w:rsid w:val="003C178E"/>
    <w:rsid w:val="003D1BD9"/>
    <w:rsid w:val="003D332B"/>
    <w:rsid w:val="003D4294"/>
    <w:rsid w:val="003D7F11"/>
    <w:rsid w:val="003E50EF"/>
    <w:rsid w:val="003F3473"/>
    <w:rsid w:val="003F678A"/>
    <w:rsid w:val="004029D0"/>
    <w:rsid w:val="00403B62"/>
    <w:rsid w:val="00406019"/>
    <w:rsid w:val="00412E07"/>
    <w:rsid w:val="00416F3E"/>
    <w:rsid w:val="004204C1"/>
    <w:rsid w:val="0042050D"/>
    <w:rsid w:val="0042426C"/>
    <w:rsid w:val="00424BA0"/>
    <w:rsid w:val="00432644"/>
    <w:rsid w:val="004330BF"/>
    <w:rsid w:val="004333EF"/>
    <w:rsid w:val="004346DA"/>
    <w:rsid w:val="00435DAE"/>
    <w:rsid w:val="00466510"/>
    <w:rsid w:val="00474E62"/>
    <w:rsid w:val="004856F5"/>
    <w:rsid w:val="004960A0"/>
    <w:rsid w:val="0049651A"/>
    <w:rsid w:val="004A33F8"/>
    <w:rsid w:val="004A53E0"/>
    <w:rsid w:val="004B10B0"/>
    <w:rsid w:val="004C0DCB"/>
    <w:rsid w:val="004C285E"/>
    <w:rsid w:val="004C5F8E"/>
    <w:rsid w:val="004D236F"/>
    <w:rsid w:val="004D4F3E"/>
    <w:rsid w:val="004E6F7F"/>
    <w:rsid w:val="004F64E6"/>
    <w:rsid w:val="00502407"/>
    <w:rsid w:val="00504037"/>
    <w:rsid w:val="00507797"/>
    <w:rsid w:val="00510C50"/>
    <w:rsid w:val="0051239C"/>
    <w:rsid w:val="0052361B"/>
    <w:rsid w:val="00535EC8"/>
    <w:rsid w:val="00540155"/>
    <w:rsid w:val="00545594"/>
    <w:rsid w:val="0055390E"/>
    <w:rsid w:val="00563AAD"/>
    <w:rsid w:val="00563D5D"/>
    <w:rsid w:val="00565E30"/>
    <w:rsid w:val="00570489"/>
    <w:rsid w:val="00583E12"/>
    <w:rsid w:val="00583FD1"/>
    <w:rsid w:val="00586E0F"/>
    <w:rsid w:val="005876C2"/>
    <w:rsid w:val="00591349"/>
    <w:rsid w:val="005917D6"/>
    <w:rsid w:val="0059285B"/>
    <w:rsid w:val="00597D73"/>
    <w:rsid w:val="005A4898"/>
    <w:rsid w:val="005A5036"/>
    <w:rsid w:val="005C1996"/>
    <w:rsid w:val="005E2456"/>
    <w:rsid w:val="005E3976"/>
    <w:rsid w:val="005E3BC5"/>
    <w:rsid w:val="005F06F2"/>
    <w:rsid w:val="006158FA"/>
    <w:rsid w:val="00624AFA"/>
    <w:rsid w:val="00626940"/>
    <w:rsid w:val="0063015C"/>
    <w:rsid w:val="006328F5"/>
    <w:rsid w:val="006437DF"/>
    <w:rsid w:val="006441A4"/>
    <w:rsid w:val="0065397E"/>
    <w:rsid w:val="00654F02"/>
    <w:rsid w:val="00681D30"/>
    <w:rsid w:val="0068274C"/>
    <w:rsid w:val="00693392"/>
    <w:rsid w:val="00695788"/>
    <w:rsid w:val="006A78B6"/>
    <w:rsid w:val="006B2421"/>
    <w:rsid w:val="006B2C14"/>
    <w:rsid w:val="006C1F6C"/>
    <w:rsid w:val="006C3FCE"/>
    <w:rsid w:val="006D04E7"/>
    <w:rsid w:val="006E35C3"/>
    <w:rsid w:val="006E5FD2"/>
    <w:rsid w:val="006F271B"/>
    <w:rsid w:val="00700E42"/>
    <w:rsid w:val="00701AF0"/>
    <w:rsid w:val="00702B2D"/>
    <w:rsid w:val="00705B00"/>
    <w:rsid w:val="007227A5"/>
    <w:rsid w:val="007264FC"/>
    <w:rsid w:val="0073334A"/>
    <w:rsid w:val="00734D60"/>
    <w:rsid w:val="00735E1B"/>
    <w:rsid w:val="007362A5"/>
    <w:rsid w:val="00736F98"/>
    <w:rsid w:val="00740819"/>
    <w:rsid w:val="007557E6"/>
    <w:rsid w:val="00757313"/>
    <w:rsid w:val="00770D4C"/>
    <w:rsid w:val="00772620"/>
    <w:rsid w:val="00776EC1"/>
    <w:rsid w:val="00777C43"/>
    <w:rsid w:val="00783232"/>
    <w:rsid w:val="00794101"/>
    <w:rsid w:val="007A5915"/>
    <w:rsid w:val="007B21F9"/>
    <w:rsid w:val="007C3B1F"/>
    <w:rsid w:val="007C6D4F"/>
    <w:rsid w:val="007D0447"/>
    <w:rsid w:val="007D29B2"/>
    <w:rsid w:val="007D3D7C"/>
    <w:rsid w:val="007F1145"/>
    <w:rsid w:val="007F2073"/>
    <w:rsid w:val="007F45B9"/>
    <w:rsid w:val="007F495B"/>
    <w:rsid w:val="007F5A55"/>
    <w:rsid w:val="008063B7"/>
    <w:rsid w:val="00811229"/>
    <w:rsid w:val="00811A2B"/>
    <w:rsid w:val="00814919"/>
    <w:rsid w:val="00815E69"/>
    <w:rsid w:val="0082285F"/>
    <w:rsid w:val="00832CBD"/>
    <w:rsid w:val="008345B9"/>
    <w:rsid w:val="00836C9D"/>
    <w:rsid w:val="00842DA8"/>
    <w:rsid w:val="008559FC"/>
    <w:rsid w:val="00875BD2"/>
    <w:rsid w:val="008764AE"/>
    <w:rsid w:val="00880992"/>
    <w:rsid w:val="008818AF"/>
    <w:rsid w:val="00881DC1"/>
    <w:rsid w:val="008858E8"/>
    <w:rsid w:val="00890B6A"/>
    <w:rsid w:val="00891010"/>
    <w:rsid w:val="008966C8"/>
    <w:rsid w:val="008A7217"/>
    <w:rsid w:val="008B42AC"/>
    <w:rsid w:val="008C44D5"/>
    <w:rsid w:val="008D593A"/>
    <w:rsid w:val="008D59CA"/>
    <w:rsid w:val="008F18E0"/>
    <w:rsid w:val="00902220"/>
    <w:rsid w:val="00910BFC"/>
    <w:rsid w:val="00913CF5"/>
    <w:rsid w:val="00914DB7"/>
    <w:rsid w:val="0093485B"/>
    <w:rsid w:val="00935FF5"/>
    <w:rsid w:val="00940AEE"/>
    <w:rsid w:val="009463F0"/>
    <w:rsid w:val="009464DE"/>
    <w:rsid w:val="009649F0"/>
    <w:rsid w:val="00973CF1"/>
    <w:rsid w:val="00976243"/>
    <w:rsid w:val="0098200F"/>
    <w:rsid w:val="00984052"/>
    <w:rsid w:val="00990A50"/>
    <w:rsid w:val="0099178D"/>
    <w:rsid w:val="009953CC"/>
    <w:rsid w:val="009A2A92"/>
    <w:rsid w:val="009A2D8A"/>
    <w:rsid w:val="009A4F91"/>
    <w:rsid w:val="009A6883"/>
    <w:rsid w:val="009B1453"/>
    <w:rsid w:val="009B15A5"/>
    <w:rsid w:val="009B4FCA"/>
    <w:rsid w:val="009B5560"/>
    <w:rsid w:val="009B67A7"/>
    <w:rsid w:val="009E75CD"/>
    <w:rsid w:val="009F4269"/>
    <w:rsid w:val="009F561E"/>
    <w:rsid w:val="00A04736"/>
    <w:rsid w:val="00A10BB3"/>
    <w:rsid w:val="00A24A8D"/>
    <w:rsid w:val="00A25AB0"/>
    <w:rsid w:val="00A303CA"/>
    <w:rsid w:val="00A33CFF"/>
    <w:rsid w:val="00A34746"/>
    <w:rsid w:val="00A45C76"/>
    <w:rsid w:val="00A512EF"/>
    <w:rsid w:val="00A52BE7"/>
    <w:rsid w:val="00A5556F"/>
    <w:rsid w:val="00A56C17"/>
    <w:rsid w:val="00A6458A"/>
    <w:rsid w:val="00A64905"/>
    <w:rsid w:val="00A66861"/>
    <w:rsid w:val="00A70711"/>
    <w:rsid w:val="00A86B80"/>
    <w:rsid w:val="00A9190C"/>
    <w:rsid w:val="00AA16A8"/>
    <w:rsid w:val="00AA60C6"/>
    <w:rsid w:val="00AA732D"/>
    <w:rsid w:val="00AB3AD6"/>
    <w:rsid w:val="00AB4DFF"/>
    <w:rsid w:val="00AB519D"/>
    <w:rsid w:val="00AC26C3"/>
    <w:rsid w:val="00AC5D57"/>
    <w:rsid w:val="00AC6C1E"/>
    <w:rsid w:val="00AD06CC"/>
    <w:rsid w:val="00AD370F"/>
    <w:rsid w:val="00AD7B11"/>
    <w:rsid w:val="00AE0A33"/>
    <w:rsid w:val="00AE6A1A"/>
    <w:rsid w:val="00AF2EFB"/>
    <w:rsid w:val="00AF5A64"/>
    <w:rsid w:val="00AF7F96"/>
    <w:rsid w:val="00B056CC"/>
    <w:rsid w:val="00B25630"/>
    <w:rsid w:val="00B27B4F"/>
    <w:rsid w:val="00B31C1E"/>
    <w:rsid w:val="00B32DC3"/>
    <w:rsid w:val="00B33C19"/>
    <w:rsid w:val="00B418B5"/>
    <w:rsid w:val="00B42ECD"/>
    <w:rsid w:val="00B814A4"/>
    <w:rsid w:val="00B81958"/>
    <w:rsid w:val="00B8593D"/>
    <w:rsid w:val="00B93D18"/>
    <w:rsid w:val="00B94BA6"/>
    <w:rsid w:val="00BA7E65"/>
    <w:rsid w:val="00BB0D5E"/>
    <w:rsid w:val="00BB4A8A"/>
    <w:rsid w:val="00BC1CDF"/>
    <w:rsid w:val="00BC7F1D"/>
    <w:rsid w:val="00BD2E3C"/>
    <w:rsid w:val="00BD384E"/>
    <w:rsid w:val="00BE08F5"/>
    <w:rsid w:val="00BE27C8"/>
    <w:rsid w:val="00BE29C4"/>
    <w:rsid w:val="00BE6B7E"/>
    <w:rsid w:val="00BF7E36"/>
    <w:rsid w:val="00C02DE9"/>
    <w:rsid w:val="00C053FC"/>
    <w:rsid w:val="00C263C4"/>
    <w:rsid w:val="00C34712"/>
    <w:rsid w:val="00C55D54"/>
    <w:rsid w:val="00C56500"/>
    <w:rsid w:val="00C635FE"/>
    <w:rsid w:val="00C6588D"/>
    <w:rsid w:val="00C82436"/>
    <w:rsid w:val="00C84B66"/>
    <w:rsid w:val="00C92A8E"/>
    <w:rsid w:val="00C93CEA"/>
    <w:rsid w:val="00C9737F"/>
    <w:rsid w:val="00CA0AC0"/>
    <w:rsid w:val="00CA3405"/>
    <w:rsid w:val="00CA3EC5"/>
    <w:rsid w:val="00CB4549"/>
    <w:rsid w:val="00CB7531"/>
    <w:rsid w:val="00CC043B"/>
    <w:rsid w:val="00CC3E66"/>
    <w:rsid w:val="00CC78C1"/>
    <w:rsid w:val="00CD2879"/>
    <w:rsid w:val="00CD44FD"/>
    <w:rsid w:val="00CD5213"/>
    <w:rsid w:val="00CE0145"/>
    <w:rsid w:val="00CE418B"/>
    <w:rsid w:val="00CE4C2F"/>
    <w:rsid w:val="00CE74EC"/>
    <w:rsid w:val="00CF75CB"/>
    <w:rsid w:val="00D004E1"/>
    <w:rsid w:val="00D04EB3"/>
    <w:rsid w:val="00D052D4"/>
    <w:rsid w:val="00D11957"/>
    <w:rsid w:val="00D16EAE"/>
    <w:rsid w:val="00D174EB"/>
    <w:rsid w:val="00D21EA5"/>
    <w:rsid w:val="00D31314"/>
    <w:rsid w:val="00D3341D"/>
    <w:rsid w:val="00D35763"/>
    <w:rsid w:val="00D37B11"/>
    <w:rsid w:val="00D416DD"/>
    <w:rsid w:val="00D45975"/>
    <w:rsid w:val="00D45AE8"/>
    <w:rsid w:val="00D47A7F"/>
    <w:rsid w:val="00D612BD"/>
    <w:rsid w:val="00D63669"/>
    <w:rsid w:val="00D67776"/>
    <w:rsid w:val="00D75675"/>
    <w:rsid w:val="00D83073"/>
    <w:rsid w:val="00D9030A"/>
    <w:rsid w:val="00D92957"/>
    <w:rsid w:val="00DA521E"/>
    <w:rsid w:val="00DB3DAF"/>
    <w:rsid w:val="00DB7944"/>
    <w:rsid w:val="00DD3F24"/>
    <w:rsid w:val="00DD777A"/>
    <w:rsid w:val="00DE257E"/>
    <w:rsid w:val="00DE3870"/>
    <w:rsid w:val="00DE62F1"/>
    <w:rsid w:val="00DF6603"/>
    <w:rsid w:val="00E037BA"/>
    <w:rsid w:val="00E06FF0"/>
    <w:rsid w:val="00E11847"/>
    <w:rsid w:val="00E3008B"/>
    <w:rsid w:val="00E30729"/>
    <w:rsid w:val="00E31004"/>
    <w:rsid w:val="00E3237E"/>
    <w:rsid w:val="00E3245F"/>
    <w:rsid w:val="00E3576B"/>
    <w:rsid w:val="00E35A2E"/>
    <w:rsid w:val="00E3706B"/>
    <w:rsid w:val="00E44C31"/>
    <w:rsid w:val="00E4670B"/>
    <w:rsid w:val="00E47894"/>
    <w:rsid w:val="00E51E91"/>
    <w:rsid w:val="00E559C4"/>
    <w:rsid w:val="00E5729B"/>
    <w:rsid w:val="00E628BC"/>
    <w:rsid w:val="00E63BF2"/>
    <w:rsid w:val="00E73ECA"/>
    <w:rsid w:val="00E77210"/>
    <w:rsid w:val="00E82383"/>
    <w:rsid w:val="00E85D92"/>
    <w:rsid w:val="00E9424E"/>
    <w:rsid w:val="00EA306C"/>
    <w:rsid w:val="00EB65CB"/>
    <w:rsid w:val="00EC54AA"/>
    <w:rsid w:val="00ED166B"/>
    <w:rsid w:val="00ED1D99"/>
    <w:rsid w:val="00EE5766"/>
    <w:rsid w:val="00EE6A2A"/>
    <w:rsid w:val="00EE7925"/>
    <w:rsid w:val="00EE7A4E"/>
    <w:rsid w:val="00EF406A"/>
    <w:rsid w:val="00F2298F"/>
    <w:rsid w:val="00F3550E"/>
    <w:rsid w:val="00F406E0"/>
    <w:rsid w:val="00F41722"/>
    <w:rsid w:val="00F4576D"/>
    <w:rsid w:val="00F5145A"/>
    <w:rsid w:val="00F51577"/>
    <w:rsid w:val="00F5173A"/>
    <w:rsid w:val="00F52561"/>
    <w:rsid w:val="00F75125"/>
    <w:rsid w:val="00F7535E"/>
    <w:rsid w:val="00F83E62"/>
    <w:rsid w:val="00F86C14"/>
    <w:rsid w:val="00F94979"/>
    <w:rsid w:val="00FA1840"/>
    <w:rsid w:val="00FA4D52"/>
    <w:rsid w:val="00FA573C"/>
    <w:rsid w:val="00FB069D"/>
    <w:rsid w:val="00FB2147"/>
    <w:rsid w:val="00FB2FCC"/>
    <w:rsid w:val="00FD1E88"/>
    <w:rsid w:val="00FD423B"/>
    <w:rsid w:val="00FE3658"/>
    <w:rsid w:val="00FE59D5"/>
    <w:rsid w:val="00FE64DA"/>
    <w:rsid w:val="00FE6AEA"/>
    <w:rsid w:val="00FF51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74C"/>
    <w:pPr>
      <w:jc w:val="both"/>
    </w:pPr>
    <w:rPr>
      <w:lang w:eastAsia="fr-FR"/>
    </w:rPr>
  </w:style>
  <w:style w:type="paragraph" w:styleId="Heading1">
    <w:name w:val="heading 1"/>
    <w:basedOn w:val="Normal"/>
    <w:next w:val="Normal"/>
    <w:link w:val="Heading1Char"/>
    <w:uiPriority w:val="9"/>
    <w:qFormat/>
    <w:pPr>
      <w:keepNext/>
      <w:numPr>
        <w:numId w:val="15"/>
      </w:numPr>
      <w:spacing w:after="120"/>
      <w:ind w:right="-403"/>
      <w:outlineLvl w:val="0"/>
    </w:pPr>
    <w:rPr>
      <w:b/>
      <w:sz w:val="28"/>
    </w:rPr>
  </w:style>
  <w:style w:type="paragraph" w:styleId="Heading2">
    <w:name w:val="heading 2"/>
    <w:basedOn w:val="Normal"/>
    <w:next w:val="Normal"/>
    <w:link w:val="Heading2Char"/>
    <w:uiPriority w:val="9"/>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uiPriority w:val="9"/>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color w:val="0000FF"/>
      <w:u w:val="single"/>
    </w:rPr>
  </w:style>
  <w:style w:type="paragraph" w:styleId="BodyText">
    <w:name w:val="Body Text"/>
    <w:basedOn w:val="Normal"/>
    <w:link w:val="BodyTextChar"/>
    <w:uiPriority w:val="1"/>
    <w:qFormat/>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uiPriority w:val="99"/>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uiPriority w:val="99"/>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uiPriority w:val="9"/>
    <w:rsid w:val="008818AF"/>
    <w:rPr>
      <w:b/>
      <w:sz w:val="28"/>
      <w:lang w:val="fr-FR" w:eastAsia="fr-FR"/>
    </w:rPr>
  </w:style>
  <w:style w:type="character" w:styleId="Emphasis">
    <w:name w:val="Emphasis"/>
    <w:basedOn w:val="DefaultParagraphFont"/>
    <w:uiPriority w:val="20"/>
    <w:qFormat/>
    <w:rsid w:val="0049651A"/>
    <w:rPr>
      <w:i/>
      <w:iCs/>
    </w:rPr>
  </w:style>
  <w:style w:type="paragraph" w:styleId="ListParagraph">
    <w:name w:val="List Paragraph"/>
    <w:basedOn w:val="Normal"/>
    <w:uiPriority w:val="1"/>
    <w:qFormat/>
    <w:rsid w:val="00E82383"/>
    <w:pPr>
      <w:ind w:left="720"/>
      <w:contextualSpacing/>
    </w:pPr>
  </w:style>
  <w:style w:type="paragraph" w:styleId="Revision">
    <w:name w:val="Revision"/>
    <w:hidden/>
    <w:uiPriority w:val="99"/>
    <w:semiHidden/>
    <w:rsid w:val="00891010"/>
    <w:rPr>
      <w:lang w:eastAsia="fr-FR"/>
    </w:rPr>
  </w:style>
  <w:style w:type="character" w:styleId="CommentReference">
    <w:name w:val="annotation reference"/>
    <w:basedOn w:val="DefaultParagraphFont"/>
    <w:uiPriority w:val="99"/>
    <w:semiHidden/>
    <w:unhideWhenUsed/>
    <w:rsid w:val="00891010"/>
    <w:rPr>
      <w:sz w:val="16"/>
      <w:szCs w:val="16"/>
    </w:rPr>
  </w:style>
  <w:style w:type="paragraph" w:styleId="CommentText">
    <w:name w:val="annotation text"/>
    <w:basedOn w:val="Normal"/>
    <w:link w:val="CommentTextChar"/>
    <w:uiPriority w:val="99"/>
    <w:unhideWhenUsed/>
    <w:rsid w:val="00891010"/>
  </w:style>
  <w:style w:type="character" w:customStyle="1" w:styleId="CommentTextChar">
    <w:name w:val="Comment Text Char"/>
    <w:basedOn w:val="DefaultParagraphFont"/>
    <w:link w:val="CommentText"/>
    <w:uiPriority w:val="99"/>
    <w:rsid w:val="00891010"/>
    <w:rPr>
      <w:lang w:eastAsia="fr-FR"/>
    </w:rPr>
  </w:style>
  <w:style w:type="paragraph" w:styleId="CommentSubject">
    <w:name w:val="annotation subject"/>
    <w:basedOn w:val="CommentText"/>
    <w:next w:val="CommentText"/>
    <w:link w:val="CommentSubjectChar"/>
    <w:uiPriority w:val="99"/>
    <w:semiHidden/>
    <w:unhideWhenUsed/>
    <w:rsid w:val="00891010"/>
    <w:rPr>
      <w:b/>
      <w:bCs/>
    </w:rPr>
  </w:style>
  <w:style w:type="character" w:customStyle="1" w:styleId="CommentSubjectChar">
    <w:name w:val="Comment Subject Char"/>
    <w:basedOn w:val="CommentTextChar"/>
    <w:link w:val="CommentSubject"/>
    <w:uiPriority w:val="99"/>
    <w:semiHidden/>
    <w:rsid w:val="00891010"/>
    <w:rPr>
      <w:b/>
      <w:bCs/>
      <w:lang w:eastAsia="fr-FR"/>
    </w:rPr>
  </w:style>
  <w:style w:type="table" w:styleId="TableGrid">
    <w:name w:val="Table Grid"/>
    <w:basedOn w:val="TableNormal"/>
    <w:uiPriority w:val="39"/>
    <w:rsid w:val="004E6F7F"/>
    <w:rPr>
      <w:rFonts w:asciiTheme="minorHAnsi" w:eastAsiaTheme="minorHAnsi" w:hAnsiTheme="minorHAnsi" w:cstheme="minorBidi"/>
      <w:kern w:val="2"/>
      <w:sz w:val="22"/>
      <w:szCs w:val="22"/>
      <w:lang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21B27"/>
    <w:rPr>
      <w:b/>
      <w:sz w:val="24"/>
      <w:szCs w:val="24"/>
      <w:lang w:val="en-US" w:eastAsia="fr-FR"/>
    </w:rPr>
  </w:style>
  <w:style w:type="paragraph" w:customStyle="1" w:styleId="msonormal0">
    <w:name w:val="msonormal"/>
    <w:basedOn w:val="Normal"/>
    <w:rsid w:val="00D67776"/>
    <w:pPr>
      <w:spacing w:before="100" w:beforeAutospacing="1" w:after="100" w:afterAutospacing="1"/>
      <w:jc w:val="left"/>
    </w:pPr>
    <w:rPr>
      <w:sz w:val="24"/>
      <w:szCs w:val="24"/>
      <w:lang w:eastAsia="en-GB"/>
    </w:rPr>
  </w:style>
  <w:style w:type="paragraph" w:styleId="TOC1">
    <w:name w:val="toc 1"/>
    <w:basedOn w:val="Normal"/>
    <w:autoRedefine/>
    <w:uiPriority w:val="1"/>
    <w:semiHidden/>
    <w:unhideWhenUsed/>
    <w:qFormat/>
    <w:rsid w:val="00D67776"/>
    <w:pPr>
      <w:widowControl w:val="0"/>
      <w:autoSpaceDE w:val="0"/>
      <w:autoSpaceDN w:val="0"/>
      <w:spacing w:before="278"/>
      <w:ind w:left="915" w:hanging="328"/>
      <w:jc w:val="left"/>
    </w:pPr>
    <w:rPr>
      <w:rFonts w:ascii="Calibri" w:eastAsia="Calibri" w:hAnsi="Calibri" w:cs="Calibri"/>
      <w:b/>
      <w:bCs/>
      <w:sz w:val="22"/>
      <w:szCs w:val="22"/>
      <w:lang w:val="en-US" w:eastAsia="en-US"/>
    </w:rPr>
  </w:style>
  <w:style w:type="paragraph" w:styleId="TOC2">
    <w:name w:val="toc 2"/>
    <w:basedOn w:val="Normal"/>
    <w:autoRedefine/>
    <w:uiPriority w:val="1"/>
    <w:semiHidden/>
    <w:unhideWhenUsed/>
    <w:qFormat/>
    <w:rsid w:val="00D67776"/>
    <w:pPr>
      <w:widowControl w:val="0"/>
      <w:autoSpaceDE w:val="0"/>
      <w:autoSpaceDN w:val="0"/>
      <w:spacing w:before="60"/>
      <w:ind w:left="1416" w:hanging="503"/>
      <w:jc w:val="left"/>
    </w:pPr>
    <w:rPr>
      <w:rFonts w:ascii="Calibri" w:eastAsia="Calibri" w:hAnsi="Calibri" w:cs="Calibri"/>
      <w:sz w:val="22"/>
      <w:szCs w:val="22"/>
      <w:lang w:val="en-US" w:eastAsia="en-US"/>
    </w:rPr>
  </w:style>
  <w:style w:type="paragraph" w:styleId="TOC3">
    <w:name w:val="toc 3"/>
    <w:basedOn w:val="Normal"/>
    <w:autoRedefine/>
    <w:uiPriority w:val="1"/>
    <w:semiHidden/>
    <w:unhideWhenUsed/>
    <w:qFormat/>
    <w:rsid w:val="00D67776"/>
    <w:pPr>
      <w:widowControl w:val="0"/>
      <w:autoSpaceDE w:val="0"/>
      <w:autoSpaceDN w:val="0"/>
      <w:spacing w:before="60"/>
      <w:ind w:left="2114" w:hanging="699"/>
      <w:jc w:val="left"/>
    </w:pPr>
    <w:rPr>
      <w:rFonts w:ascii="Calibri" w:eastAsia="Calibri" w:hAnsi="Calibri" w:cs="Calibri"/>
      <w:sz w:val="22"/>
      <w:szCs w:val="22"/>
      <w:lang w:val="en-US" w:eastAsia="en-US"/>
    </w:rPr>
  </w:style>
  <w:style w:type="character" w:customStyle="1" w:styleId="BodyTextChar">
    <w:name w:val="Body Text Char"/>
    <w:basedOn w:val="DefaultParagraphFont"/>
    <w:link w:val="BodyText"/>
    <w:uiPriority w:val="1"/>
    <w:rsid w:val="00D67776"/>
    <w:rPr>
      <w:lang w:val="en-US" w:eastAsia="fr-FR"/>
    </w:rPr>
  </w:style>
  <w:style w:type="paragraph" w:customStyle="1" w:styleId="TableParagraph">
    <w:name w:val="Table Paragraph"/>
    <w:basedOn w:val="Normal"/>
    <w:uiPriority w:val="1"/>
    <w:qFormat/>
    <w:rsid w:val="00D67776"/>
    <w:pPr>
      <w:widowControl w:val="0"/>
      <w:autoSpaceDE w:val="0"/>
      <w:autoSpaceDN w:val="0"/>
      <w:spacing w:before="9"/>
      <w:jc w:val="center"/>
    </w:pPr>
    <w:rPr>
      <w:rFonts w:ascii="Calibri" w:eastAsia="Calibri" w:hAnsi="Calibri" w:cs="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275722887">
      <w:bodyDiv w:val="1"/>
      <w:marLeft w:val="0"/>
      <w:marRight w:val="0"/>
      <w:marTop w:val="0"/>
      <w:marBottom w:val="0"/>
      <w:divBdr>
        <w:top w:val="none" w:sz="0" w:space="0" w:color="auto"/>
        <w:left w:val="none" w:sz="0" w:space="0" w:color="auto"/>
        <w:bottom w:val="none" w:sz="0" w:space="0" w:color="auto"/>
        <w:right w:val="none" w:sz="0" w:space="0" w:color="auto"/>
      </w:divBdr>
      <w:divsChild>
        <w:div w:id="1969123113">
          <w:marLeft w:val="0"/>
          <w:marRight w:val="0"/>
          <w:marTop w:val="0"/>
          <w:marBottom w:val="0"/>
          <w:divBdr>
            <w:top w:val="none" w:sz="0" w:space="0" w:color="auto"/>
            <w:left w:val="none" w:sz="0" w:space="0" w:color="auto"/>
            <w:bottom w:val="none" w:sz="0" w:space="0" w:color="auto"/>
            <w:right w:val="none" w:sz="0" w:space="0" w:color="auto"/>
          </w:divBdr>
          <w:divsChild>
            <w:div w:id="533463114">
              <w:marLeft w:val="0"/>
              <w:marRight w:val="0"/>
              <w:marTop w:val="0"/>
              <w:marBottom w:val="0"/>
              <w:divBdr>
                <w:top w:val="none" w:sz="0" w:space="0" w:color="auto"/>
                <w:left w:val="none" w:sz="0" w:space="0" w:color="auto"/>
                <w:bottom w:val="none" w:sz="0" w:space="0" w:color="auto"/>
                <w:right w:val="none" w:sz="0" w:space="0" w:color="auto"/>
              </w:divBdr>
            </w:div>
            <w:div w:id="474489487">
              <w:marLeft w:val="0"/>
              <w:marRight w:val="0"/>
              <w:marTop w:val="0"/>
              <w:marBottom w:val="0"/>
              <w:divBdr>
                <w:top w:val="none" w:sz="0" w:space="0" w:color="auto"/>
                <w:left w:val="none" w:sz="0" w:space="0" w:color="auto"/>
                <w:bottom w:val="none" w:sz="0" w:space="0" w:color="auto"/>
                <w:right w:val="none" w:sz="0" w:space="0" w:color="auto"/>
              </w:divBdr>
            </w:div>
            <w:div w:id="1756904084">
              <w:marLeft w:val="0"/>
              <w:marRight w:val="0"/>
              <w:marTop w:val="0"/>
              <w:marBottom w:val="0"/>
              <w:divBdr>
                <w:top w:val="none" w:sz="0" w:space="0" w:color="auto"/>
                <w:left w:val="none" w:sz="0" w:space="0" w:color="auto"/>
                <w:bottom w:val="none" w:sz="0" w:space="0" w:color="auto"/>
                <w:right w:val="none" w:sz="0" w:space="0" w:color="auto"/>
              </w:divBdr>
            </w:div>
            <w:div w:id="1227958026">
              <w:marLeft w:val="0"/>
              <w:marRight w:val="0"/>
              <w:marTop w:val="0"/>
              <w:marBottom w:val="0"/>
              <w:divBdr>
                <w:top w:val="none" w:sz="0" w:space="0" w:color="auto"/>
                <w:left w:val="none" w:sz="0" w:space="0" w:color="auto"/>
                <w:bottom w:val="none" w:sz="0" w:space="0" w:color="auto"/>
                <w:right w:val="none" w:sz="0" w:space="0" w:color="auto"/>
              </w:divBdr>
            </w:div>
            <w:div w:id="1044058718">
              <w:marLeft w:val="0"/>
              <w:marRight w:val="0"/>
              <w:marTop w:val="0"/>
              <w:marBottom w:val="0"/>
              <w:divBdr>
                <w:top w:val="none" w:sz="0" w:space="0" w:color="auto"/>
                <w:left w:val="none" w:sz="0" w:space="0" w:color="auto"/>
                <w:bottom w:val="none" w:sz="0" w:space="0" w:color="auto"/>
                <w:right w:val="none" w:sz="0" w:space="0" w:color="auto"/>
              </w:divBdr>
            </w:div>
            <w:div w:id="1007632035">
              <w:marLeft w:val="0"/>
              <w:marRight w:val="0"/>
              <w:marTop w:val="0"/>
              <w:marBottom w:val="0"/>
              <w:divBdr>
                <w:top w:val="none" w:sz="0" w:space="0" w:color="auto"/>
                <w:left w:val="none" w:sz="0" w:space="0" w:color="auto"/>
                <w:bottom w:val="none" w:sz="0" w:space="0" w:color="auto"/>
                <w:right w:val="none" w:sz="0" w:space="0" w:color="auto"/>
              </w:divBdr>
            </w:div>
            <w:div w:id="196167876">
              <w:marLeft w:val="0"/>
              <w:marRight w:val="0"/>
              <w:marTop w:val="0"/>
              <w:marBottom w:val="0"/>
              <w:divBdr>
                <w:top w:val="none" w:sz="0" w:space="0" w:color="auto"/>
                <w:left w:val="none" w:sz="0" w:space="0" w:color="auto"/>
                <w:bottom w:val="none" w:sz="0" w:space="0" w:color="auto"/>
                <w:right w:val="none" w:sz="0" w:space="0" w:color="auto"/>
              </w:divBdr>
            </w:div>
            <w:div w:id="639313515">
              <w:marLeft w:val="0"/>
              <w:marRight w:val="0"/>
              <w:marTop w:val="0"/>
              <w:marBottom w:val="0"/>
              <w:divBdr>
                <w:top w:val="none" w:sz="0" w:space="0" w:color="auto"/>
                <w:left w:val="none" w:sz="0" w:space="0" w:color="auto"/>
                <w:bottom w:val="none" w:sz="0" w:space="0" w:color="auto"/>
                <w:right w:val="none" w:sz="0" w:space="0" w:color="auto"/>
              </w:divBdr>
            </w:div>
            <w:div w:id="2025011729">
              <w:marLeft w:val="0"/>
              <w:marRight w:val="0"/>
              <w:marTop w:val="0"/>
              <w:marBottom w:val="0"/>
              <w:divBdr>
                <w:top w:val="none" w:sz="0" w:space="0" w:color="auto"/>
                <w:left w:val="none" w:sz="0" w:space="0" w:color="auto"/>
                <w:bottom w:val="none" w:sz="0" w:space="0" w:color="auto"/>
                <w:right w:val="none" w:sz="0" w:space="0" w:color="auto"/>
              </w:divBdr>
            </w:div>
            <w:div w:id="990327748">
              <w:marLeft w:val="0"/>
              <w:marRight w:val="0"/>
              <w:marTop w:val="0"/>
              <w:marBottom w:val="0"/>
              <w:divBdr>
                <w:top w:val="none" w:sz="0" w:space="0" w:color="auto"/>
                <w:left w:val="none" w:sz="0" w:space="0" w:color="auto"/>
                <w:bottom w:val="none" w:sz="0" w:space="0" w:color="auto"/>
                <w:right w:val="none" w:sz="0" w:space="0" w:color="auto"/>
              </w:divBdr>
            </w:div>
            <w:div w:id="1921713741">
              <w:marLeft w:val="0"/>
              <w:marRight w:val="0"/>
              <w:marTop w:val="0"/>
              <w:marBottom w:val="0"/>
              <w:divBdr>
                <w:top w:val="none" w:sz="0" w:space="0" w:color="auto"/>
                <w:left w:val="none" w:sz="0" w:space="0" w:color="auto"/>
                <w:bottom w:val="none" w:sz="0" w:space="0" w:color="auto"/>
                <w:right w:val="none" w:sz="0" w:space="0" w:color="auto"/>
              </w:divBdr>
            </w:div>
            <w:div w:id="1037435984">
              <w:marLeft w:val="0"/>
              <w:marRight w:val="0"/>
              <w:marTop w:val="0"/>
              <w:marBottom w:val="0"/>
              <w:divBdr>
                <w:top w:val="none" w:sz="0" w:space="0" w:color="auto"/>
                <w:left w:val="none" w:sz="0" w:space="0" w:color="auto"/>
                <w:bottom w:val="none" w:sz="0" w:space="0" w:color="auto"/>
                <w:right w:val="none" w:sz="0" w:space="0" w:color="auto"/>
              </w:divBdr>
            </w:div>
            <w:div w:id="86461145">
              <w:marLeft w:val="0"/>
              <w:marRight w:val="0"/>
              <w:marTop w:val="0"/>
              <w:marBottom w:val="0"/>
              <w:divBdr>
                <w:top w:val="none" w:sz="0" w:space="0" w:color="auto"/>
                <w:left w:val="none" w:sz="0" w:space="0" w:color="auto"/>
                <w:bottom w:val="none" w:sz="0" w:space="0" w:color="auto"/>
                <w:right w:val="none" w:sz="0" w:space="0" w:color="auto"/>
              </w:divBdr>
            </w:div>
            <w:div w:id="217060274">
              <w:marLeft w:val="0"/>
              <w:marRight w:val="0"/>
              <w:marTop w:val="0"/>
              <w:marBottom w:val="0"/>
              <w:divBdr>
                <w:top w:val="none" w:sz="0" w:space="0" w:color="auto"/>
                <w:left w:val="none" w:sz="0" w:space="0" w:color="auto"/>
                <w:bottom w:val="none" w:sz="0" w:space="0" w:color="auto"/>
                <w:right w:val="none" w:sz="0" w:space="0" w:color="auto"/>
              </w:divBdr>
            </w:div>
            <w:div w:id="372464430">
              <w:marLeft w:val="0"/>
              <w:marRight w:val="0"/>
              <w:marTop w:val="0"/>
              <w:marBottom w:val="0"/>
              <w:divBdr>
                <w:top w:val="none" w:sz="0" w:space="0" w:color="auto"/>
                <w:left w:val="none" w:sz="0" w:space="0" w:color="auto"/>
                <w:bottom w:val="none" w:sz="0" w:space="0" w:color="auto"/>
                <w:right w:val="none" w:sz="0" w:space="0" w:color="auto"/>
              </w:divBdr>
            </w:div>
            <w:div w:id="490680695">
              <w:marLeft w:val="0"/>
              <w:marRight w:val="0"/>
              <w:marTop w:val="0"/>
              <w:marBottom w:val="0"/>
              <w:divBdr>
                <w:top w:val="none" w:sz="0" w:space="0" w:color="auto"/>
                <w:left w:val="none" w:sz="0" w:space="0" w:color="auto"/>
                <w:bottom w:val="none" w:sz="0" w:space="0" w:color="auto"/>
                <w:right w:val="none" w:sz="0" w:space="0" w:color="auto"/>
              </w:divBdr>
            </w:div>
            <w:div w:id="924342248">
              <w:marLeft w:val="0"/>
              <w:marRight w:val="0"/>
              <w:marTop w:val="0"/>
              <w:marBottom w:val="0"/>
              <w:divBdr>
                <w:top w:val="none" w:sz="0" w:space="0" w:color="auto"/>
                <w:left w:val="none" w:sz="0" w:space="0" w:color="auto"/>
                <w:bottom w:val="none" w:sz="0" w:space="0" w:color="auto"/>
                <w:right w:val="none" w:sz="0" w:space="0" w:color="auto"/>
              </w:divBdr>
            </w:div>
            <w:div w:id="2045053326">
              <w:marLeft w:val="0"/>
              <w:marRight w:val="0"/>
              <w:marTop w:val="0"/>
              <w:marBottom w:val="0"/>
              <w:divBdr>
                <w:top w:val="none" w:sz="0" w:space="0" w:color="auto"/>
                <w:left w:val="none" w:sz="0" w:space="0" w:color="auto"/>
                <w:bottom w:val="none" w:sz="0" w:space="0" w:color="auto"/>
                <w:right w:val="none" w:sz="0" w:space="0" w:color="auto"/>
              </w:divBdr>
            </w:div>
            <w:div w:id="92673017">
              <w:marLeft w:val="0"/>
              <w:marRight w:val="0"/>
              <w:marTop w:val="0"/>
              <w:marBottom w:val="0"/>
              <w:divBdr>
                <w:top w:val="none" w:sz="0" w:space="0" w:color="auto"/>
                <w:left w:val="none" w:sz="0" w:space="0" w:color="auto"/>
                <w:bottom w:val="none" w:sz="0" w:space="0" w:color="auto"/>
                <w:right w:val="none" w:sz="0" w:space="0" w:color="auto"/>
              </w:divBdr>
            </w:div>
            <w:div w:id="975136932">
              <w:marLeft w:val="0"/>
              <w:marRight w:val="0"/>
              <w:marTop w:val="0"/>
              <w:marBottom w:val="0"/>
              <w:divBdr>
                <w:top w:val="none" w:sz="0" w:space="0" w:color="auto"/>
                <w:left w:val="none" w:sz="0" w:space="0" w:color="auto"/>
                <w:bottom w:val="none" w:sz="0" w:space="0" w:color="auto"/>
                <w:right w:val="none" w:sz="0" w:space="0" w:color="auto"/>
              </w:divBdr>
            </w:div>
            <w:div w:id="1782094">
              <w:marLeft w:val="0"/>
              <w:marRight w:val="0"/>
              <w:marTop w:val="0"/>
              <w:marBottom w:val="0"/>
              <w:divBdr>
                <w:top w:val="none" w:sz="0" w:space="0" w:color="auto"/>
                <w:left w:val="none" w:sz="0" w:space="0" w:color="auto"/>
                <w:bottom w:val="none" w:sz="0" w:space="0" w:color="auto"/>
                <w:right w:val="none" w:sz="0" w:space="0" w:color="auto"/>
              </w:divBdr>
            </w:div>
            <w:div w:id="33076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7669">
      <w:bodyDiv w:val="1"/>
      <w:marLeft w:val="0"/>
      <w:marRight w:val="0"/>
      <w:marTop w:val="0"/>
      <w:marBottom w:val="0"/>
      <w:divBdr>
        <w:top w:val="none" w:sz="0" w:space="0" w:color="auto"/>
        <w:left w:val="none" w:sz="0" w:space="0" w:color="auto"/>
        <w:bottom w:val="none" w:sz="0" w:space="0" w:color="auto"/>
        <w:right w:val="none" w:sz="0" w:space="0" w:color="auto"/>
      </w:divBdr>
      <w:divsChild>
        <w:div w:id="942802071">
          <w:marLeft w:val="-720"/>
          <w:marRight w:val="0"/>
          <w:marTop w:val="0"/>
          <w:marBottom w:val="0"/>
          <w:divBdr>
            <w:top w:val="none" w:sz="0" w:space="0" w:color="auto"/>
            <w:left w:val="none" w:sz="0" w:space="0" w:color="auto"/>
            <w:bottom w:val="none" w:sz="0" w:space="0" w:color="auto"/>
            <w:right w:val="none" w:sz="0" w:space="0" w:color="auto"/>
          </w:divBdr>
        </w:div>
      </w:divsChild>
    </w:div>
    <w:div w:id="544752049">
      <w:bodyDiv w:val="1"/>
      <w:marLeft w:val="0"/>
      <w:marRight w:val="0"/>
      <w:marTop w:val="0"/>
      <w:marBottom w:val="0"/>
      <w:divBdr>
        <w:top w:val="none" w:sz="0" w:space="0" w:color="auto"/>
        <w:left w:val="none" w:sz="0" w:space="0" w:color="auto"/>
        <w:bottom w:val="none" w:sz="0" w:space="0" w:color="auto"/>
        <w:right w:val="none" w:sz="0" w:space="0" w:color="auto"/>
      </w:divBdr>
      <w:divsChild>
        <w:div w:id="211624959">
          <w:marLeft w:val="0"/>
          <w:marRight w:val="0"/>
          <w:marTop w:val="0"/>
          <w:marBottom w:val="0"/>
          <w:divBdr>
            <w:top w:val="none" w:sz="0" w:space="0" w:color="auto"/>
            <w:left w:val="none" w:sz="0" w:space="0" w:color="auto"/>
            <w:bottom w:val="none" w:sz="0" w:space="0" w:color="auto"/>
            <w:right w:val="none" w:sz="0" w:space="0" w:color="auto"/>
          </w:divBdr>
          <w:divsChild>
            <w:div w:id="1368489156">
              <w:marLeft w:val="0"/>
              <w:marRight w:val="0"/>
              <w:marTop w:val="0"/>
              <w:marBottom w:val="0"/>
              <w:divBdr>
                <w:top w:val="none" w:sz="0" w:space="0" w:color="auto"/>
                <w:left w:val="none" w:sz="0" w:space="0" w:color="auto"/>
                <w:bottom w:val="none" w:sz="0" w:space="0" w:color="auto"/>
                <w:right w:val="none" w:sz="0" w:space="0" w:color="auto"/>
              </w:divBdr>
            </w:div>
          </w:divsChild>
        </w:div>
        <w:div w:id="2030139806">
          <w:marLeft w:val="0"/>
          <w:marRight w:val="0"/>
          <w:marTop w:val="0"/>
          <w:marBottom w:val="0"/>
          <w:divBdr>
            <w:top w:val="none" w:sz="0" w:space="0" w:color="auto"/>
            <w:left w:val="none" w:sz="0" w:space="0" w:color="auto"/>
            <w:bottom w:val="none" w:sz="0" w:space="0" w:color="auto"/>
            <w:right w:val="none" w:sz="0" w:space="0" w:color="auto"/>
          </w:divBdr>
          <w:divsChild>
            <w:div w:id="218131553">
              <w:marLeft w:val="0"/>
              <w:marRight w:val="0"/>
              <w:marTop w:val="0"/>
              <w:marBottom w:val="0"/>
              <w:divBdr>
                <w:top w:val="none" w:sz="0" w:space="0" w:color="auto"/>
                <w:left w:val="none" w:sz="0" w:space="0" w:color="auto"/>
                <w:bottom w:val="none" w:sz="0" w:space="0" w:color="auto"/>
                <w:right w:val="none" w:sz="0" w:space="0" w:color="auto"/>
              </w:divBdr>
            </w:div>
          </w:divsChild>
        </w:div>
        <w:div w:id="1143157110">
          <w:marLeft w:val="0"/>
          <w:marRight w:val="0"/>
          <w:marTop w:val="0"/>
          <w:marBottom w:val="0"/>
          <w:divBdr>
            <w:top w:val="none" w:sz="0" w:space="0" w:color="auto"/>
            <w:left w:val="none" w:sz="0" w:space="0" w:color="auto"/>
            <w:bottom w:val="none" w:sz="0" w:space="0" w:color="auto"/>
            <w:right w:val="none" w:sz="0" w:space="0" w:color="auto"/>
          </w:divBdr>
          <w:divsChild>
            <w:div w:id="141185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514888">
      <w:bodyDiv w:val="1"/>
      <w:marLeft w:val="0"/>
      <w:marRight w:val="0"/>
      <w:marTop w:val="0"/>
      <w:marBottom w:val="0"/>
      <w:divBdr>
        <w:top w:val="none" w:sz="0" w:space="0" w:color="auto"/>
        <w:left w:val="none" w:sz="0" w:space="0" w:color="auto"/>
        <w:bottom w:val="none" w:sz="0" w:space="0" w:color="auto"/>
        <w:right w:val="none" w:sz="0" w:space="0" w:color="auto"/>
      </w:divBdr>
      <w:divsChild>
        <w:div w:id="1726173854">
          <w:marLeft w:val="0"/>
          <w:marRight w:val="0"/>
          <w:marTop w:val="0"/>
          <w:marBottom w:val="0"/>
          <w:divBdr>
            <w:top w:val="none" w:sz="0" w:space="0" w:color="auto"/>
            <w:left w:val="none" w:sz="0" w:space="0" w:color="auto"/>
            <w:bottom w:val="none" w:sz="0" w:space="0" w:color="auto"/>
            <w:right w:val="none" w:sz="0" w:space="0" w:color="auto"/>
          </w:divBdr>
          <w:divsChild>
            <w:div w:id="1976987949">
              <w:marLeft w:val="0"/>
              <w:marRight w:val="0"/>
              <w:marTop w:val="0"/>
              <w:marBottom w:val="0"/>
              <w:divBdr>
                <w:top w:val="none" w:sz="0" w:space="0" w:color="auto"/>
                <w:left w:val="none" w:sz="0" w:space="0" w:color="auto"/>
                <w:bottom w:val="none" w:sz="0" w:space="0" w:color="auto"/>
                <w:right w:val="none" w:sz="0" w:space="0" w:color="auto"/>
              </w:divBdr>
            </w:div>
            <w:div w:id="68116761">
              <w:marLeft w:val="0"/>
              <w:marRight w:val="0"/>
              <w:marTop w:val="0"/>
              <w:marBottom w:val="0"/>
              <w:divBdr>
                <w:top w:val="none" w:sz="0" w:space="0" w:color="auto"/>
                <w:left w:val="none" w:sz="0" w:space="0" w:color="auto"/>
                <w:bottom w:val="none" w:sz="0" w:space="0" w:color="auto"/>
                <w:right w:val="none" w:sz="0" w:space="0" w:color="auto"/>
              </w:divBdr>
            </w:div>
            <w:div w:id="255555800">
              <w:marLeft w:val="0"/>
              <w:marRight w:val="0"/>
              <w:marTop w:val="0"/>
              <w:marBottom w:val="0"/>
              <w:divBdr>
                <w:top w:val="none" w:sz="0" w:space="0" w:color="auto"/>
                <w:left w:val="none" w:sz="0" w:space="0" w:color="auto"/>
                <w:bottom w:val="none" w:sz="0" w:space="0" w:color="auto"/>
                <w:right w:val="none" w:sz="0" w:space="0" w:color="auto"/>
              </w:divBdr>
            </w:div>
            <w:div w:id="329598205">
              <w:marLeft w:val="0"/>
              <w:marRight w:val="0"/>
              <w:marTop w:val="0"/>
              <w:marBottom w:val="0"/>
              <w:divBdr>
                <w:top w:val="none" w:sz="0" w:space="0" w:color="auto"/>
                <w:left w:val="none" w:sz="0" w:space="0" w:color="auto"/>
                <w:bottom w:val="none" w:sz="0" w:space="0" w:color="auto"/>
                <w:right w:val="none" w:sz="0" w:space="0" w:color="auto"/>
              </w:divBdr>
            </w:div>
            <w:div w:id="725030232">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137646365">
              <w:marLeft w:val="0"/>
              <w:marRight w:val="0"/>
              <w:marTop w:val="0"/>
              <w:marBottom w:val="0"/>
              <w:divBdr>
                <w:top w:val="none" w:sz="0" w:space="0" w:color="auto"/>
                <w:left w:val="none" w:sz="0" w:space="0" w:color="auto"/>
                <w:bottom w:val="none" w:sz="0" w:space="0" w:color="auto"/>
                <w:right w:val="none" w:sz="0" w:space="0" w:color="auto"/>
              </w:divBdr>
            </w:div>
            <w:div w:id="1094279647">
              <w:marLeft w:val="0"/>
              <w:marRight w:val="0"/>
              <w:marTop w:val="0"/>
              <w:marBottom w:val="0"/>
              <w:divBdr>
                <w:top w:val="none" w:sz="0" w:space="0" w:color="auto"/>
                <w:left w:val="none" w:sz="0" w:space="0" w:color="auto"/>
                <w:bottom w:val="none" w:sz="0" w:space="0" w:color="auto"/>
                <w:right w:val="none" w:sz="0" w:space="0" w:color="auto"/>
              </w:divBdr>
            </w:div>
            <w:div w:id="1582252376">
              <w:marLeft w:val="0"/>
              <w:marRight w:val="0"/>
              <w:marTop w:val="0"/>
              <w:marBottom w:val="0"/>
              <w:divBdr>
                <w:top w:val="none" w:sz="0" w:space="0" w:color="auto"/>
                <w:left w:val="none" w:sz="0" w:space="0" w:color="auto"/>
                <w:bottom w:val="none" w:sz="0" w:space="0" w:color="auto"/>
                <w:right w:val="none" w:sz="0" w:space="0" w:color="auto"/>
              </w:divBdr>
            </w:div>
            <w:div w:id="1615868930">
              <w:marLeft w:val="0"/>
              <w:marRight w:val="0"/>
              <w:marTop w:val="0"/>
              <w:marBottom w:val="0"/>
              <w:divBdr>
                <w:top w:val="none" w:sz="0" w:space="0" w:color="auto"/>
                <w:left w:val="none" w:sz="0" w:space="0" w:color="auto"/>
                <w:bottom w:val="none" w:sz="0" w:space="0" w:color="auto"/>
                <w:right w:val="none" w:sz="0" w:space="0" w:color="auto"/>
              </w:divBdr>
            </w:div>
            <w:div w:id="1227491783">
              <w:marLeft w:val="0"/>
              <w:marRight w:val="0"/>
              <w:marTop w:val="0"/>
              <w:marBottom w:val="0"/>
              <w:divBdr>
                <w:top w:val="none" w:sz="0" w:space="0" w:color="auto"/>
                <w:left w:val="none" w:sz="0" w:space="0" w:color="auto"/>
                <w:bottom w:val="none" w:sz="0" w:space="0" w:color="auto"/>
                <w:right w:val="none" w:sz="0" w:space="0" w:color="auto"/>
              </w:divBdr>
            </w:div>
            <w:div w:id="399252741">
              <w:marLeft w:val="0"/>
              <w:marRight w:val="0"/>
              <w:marTop w:val="0"/>
              <w:marBottom w:val="0"/>
              <w:divBdr>
                <w:top w:val="none" w:sz="0" w:space="0" w:color="auto"/>
                <w:left w:val="none" w:sz="0" w:space="0" w:color="auto"/>
                <w:bottom w:val="none" w:sz="0" w:space="0" w:color="auto"/>
                <w:right w:val="none" w:sz="0" w:space="0" w:color="auto"/>
              </w:divBdr>
            </w:div>
            <w:div w:id="1458916999">
              <w:marLeft w:val="0"/>
              <w:marRight w:val="0"/>
              <w:marTop w:val="0"/>
              <w:marBottom w:val="0"/>
              <w:divBdr>
                <w:top w:val="none" w:sz="0" w:space="0" w:color="auto"/>
                <w:left w:val="none" w:sz="0" w:space="0" w:color="auto"/>
                <w:bottom w:val="none" w:sz="0" w:space="0" w:color="auto"/>
                <w:right w:val="none" w:sz="0" w:space="0" w:color="auto"/>
              </w:divBdr>
            </w:div>
            <w:div w:id="798762543">
              <w:marLeft w:val="0"/>
              <w:marRight w:val="0"/>
              <w:marTop w:val="0"/>
              <w:marBottom w:val="0"/>
              <w:divBdr>
                <w:top w:val="none" w:sz="0" w:space="0" w:color="auto"/>
                <w:left w:val="none" w:sz="0" w:space="0" w:color="auto"/>
                <w:bottom w:val="none" w:sz="0" w:space="0" w:color="auto"/>
                <w:right w:val="none" w:sz="0" w:space="0" w:color="auto"/>
              </w:divBdr>
            </w:div>
            <w:div w:id="1810825398">
              <w:marLeft w:val="0"/>
              <w:marRight w:val="0"/>
              <w:marTop w:val="0"/>
              <w:marBottom w:val="0"/>
              <w:divBdr>
                <w:top w:val="none" w:sz="0" w:space="0" w:color="auto"/>
                <w:left w:val="none" w:sz="0" w:space="0" w:color="auto"/>
                <w:bottom w:val="none" w:sz="0" w:space="0" w:color="auto"/>
                <w:right w:val="none" w:sz="0" w:space="0" w:color="auto"/>
              </w:divBdr>
            </w:div>
            <w:div w:id="1615943526">
              <w:marLeft w:val="0"/>
              <w:marRight w:val="0"/>
              <w:marTop w:val="0"/>
              <w:marBottom w:val="0"/>
              <w:divBdr>
                <w:top w:val="none" w:sz="0" w:space="0" w:color="auto"/>
                <w:left w:val="none" w:sz="0" w:space="0" w:color="auto"/>
                <w:bottom w:val="none" w:sz="0" w:space="0" w:color="auto"/>
                <w:right w:val="none" w:sz="0" w:space="0" w:color="auto"/>
              </w:divBdr>
            </w:div>
            <w:div w:id="190189971">
              <w:marLeft w:val="0"/>
              <w:marRight w:val="0"/>
              <w:marTop w:val="0"/>
              <w:marBottom w:val="0"/>
              <w:divBdr>
                <w:top w:val="none" w:sz="0" w:space="0" w:color="auto"/>
                <w:left w:val="none" w:sz="0" w:space="0" w:color="auto"/>
                <w:bottom w:val="none" w:sz="0" w:space="0" w:color="auto"/>
                <w:right w:val="none" w:sz="0" w:space="0" w:color="auto"/>
              </w:divBdr>
            </w:div>
            <w:div w:id="840051229">
              <w:marLeft w:val="0"/>
              <w:marRight w:val="0"/>
              <w:marTop w:val="0"/>
              <w:marBottom w:val="0"/>
              <w:divBdr>
                <w:top w:val="none" w:sz="0" w:space="0" w:color="auto"/>
                <w:left w:val="none" w:sz="0" w:space="0" w:color="auto"/>
                <w:bottom w:val="none" w:sz="0" w:space="0" w:color="auto"/>
                <w:right w:val="none" w:sz="0" w:space="0" w:color="auto"/>
              </w:divBdr>
            </w:div>
            <w:div w:id="674767333">
              <w:marLeft w:val="0"/>
              <w:marRight w:val="0"/>
              <w:marTop w:val="0"/>
              <w:marBottom w:val="0"/>
              <w:divBdr>
                <w:top w:val="none" w:sz="0" w:space="0" w:color="auto"/>
                <w:left w:val="none" w:sz="0" w:space="0" w:color="auto"/>
                <w:bottom w:val="none" w:sz="0" w:space="0" w:color="auto"/>
                <w:right w:val="none" w:sz="0" w:space="0" w:color="auto"/>
              </w:divBdr>
            </w:div>
            <w:div w:id="1702314767">
              <w:marLeft w:val="0"/>
              <w:marRight w:val="0"/>
              <w:marTop w:val="0"/>
              <w:marBottom w:val="0"/>
              <w:divBdr>
                <w:top w:val="none" w:sz="0" w:space="0" w:color="auto"/>
                <w:left w:val="none" w:sz="0" w:space="0" w:color="auto"/>
                <w:bottom w:val="none" w:sz="0" w:space="0" w:color="auto"/>
                <w:right w:val="none" w:sz="0" w:space="0" w:color="auto"/>
              </w:divBdr>
            </w:div>
            <w:div w:id="834107362">
              <w:marLeft w:val="0"/>
              <w:marRight w:val="0"/>
              <w:marTop w:val="0"/>
              <w:marBottom w:val="0"/>
              <w:divBdr>
                <w:top w:val="none" w:sz="0" w:space="0" w:color="auto"/>
                <w:left w:val="none" w:sz="0" w:space="0" w:color="auto"/>
                <w:bottom w:val="none" w:sz="0" w:space="0" w:color="auto"/>
                <w:right w:val="none" w:sz="0" w:space="0" w:color="auto"/>
              </w:divBdr>
            </w:div>
            <w:div w:id="1336761383">
              <w:marLeft w:val="0"/>
              <w:marRight w:val="0"/>
              <w:marTop w:val="0"/>
              <w:marBottom w:val="0"/>
              <w:divBdr>
                <w:top w:val="none" w:sz="0" w:space="0" w:color="auto"/>
                <w:left w:val="none" w:sz="0" w:space="0" w:color="auto"/>
                <w:bottom w:val="none" w:sz="0" w:space="0" w:color="auto"/>
                <w:right w:val="none" w:sz="0" w:space="0" w:color="auto"/>
              </w:divBdr>
            </w:div>
            <w:div w:id="1680277627">
              <w:marLeft w:val="0"/>
              <w:marRight w:val="0"/>
              <w:marTop w:val="0"/>
              <w:marBottom w:val="0"/>
              <w:divBdr>
                <w:top w:val="none" w:sz="0" w:space="0" w:color="auto"/>
                <w:left w:val="none" w:sz="0" w:space="0" w:color="auto"/>
                <w:bottom w:val="none" w:sz="0" w:space="0" w:color="auto"/>
                <w:right w:val="none" w:sz="0" w:space="0" w:color="auto"/>
              </w:divBdr>
            </w:div>
            <w:div w:id="1814911870">
              <w:marLeft w:val="0"/>
              <w:marRight w:val="0"/>
              <w:marTop w:val="0"/>
              <w:marBottom w:val="0"/>
              <w:divBdr>
                <w:top w:val="none" w:sz="0" w:space="0" w:color="auto"/>
                <w:left w:val="none" w:sz="0" w:space="0" w:color="auto"/>
                <w:bottom w:val="none" w:sz="0" w:space="0" w:color="auto"/>
                <w:right w:val="none" w:sz="0" w:space="0" w:color="auto"/>
              </w:divBdr>
            </w:div>
            <w:div w:id="160316117">
              <w:marLeft w:val="0"/>
              <w:marRight w:val="0"/>
              <w:marTop w:val="0"/>
              <w:marBottom w:val="0"/>
              <w:divBdr>
                <w:top w:val="none" w:sz="0" w:space="0" w:color="auto"/>
                <w:left w:val="none" w:sz="0" w:space="0" w:color="auto"/>
                <w:bottom w:val="none" w:sz="0" w:space="0" w:color="auto"/>
                <w:right w:val="none" w:sz="0" w:space="0" w:color="auto"/>
              </w:divBdr>
            </w:div>
            <w:div w:id="282806181">
              <w:marLeft w:val="0"/>
              <w:marRight w:val="0"/>
              <w:marTop w:val="0"/>
              <w:marBottom w:val="0"/>
              <w:divBdr>
                <w:top w:val="none" w:sz="0" w:space="0" w:color="auto"/>
                <w:left w:val="none" w:sz="0" w:space="0" w:color="auto"/>
                <w:bottom w:val="none" w:sz="0" w:space="0" w:color="auto"/>
                <w:right w:val="none" w:sz="0" w:space="0" w:color="auto"/>
              </w:divBdr>
            </w:div>
            <w:div w:id="421725734">
              <w:marLeft w:val="0"/>
              <w:marRight w:val="0"/>
              <w:marTop w:val="0"/>
              <w:marBottom w:val="0"/>
              <w:divBdr>
                <w:top w:val="none" w:sz="0" w:space="0" w:color="auto"/>
                <w:left w:val="none" w:sz="0" w:space="0" w:color="auto"/>
                <w:bottom w:val="none" w:sz="0" w:space="0" w:color="auto"/>
                <w:right w:val="none" w:sz="0" w:space="0" w:color="auto"/>
              </w:divBdr>
            </w:div>
            <w:div w:id="1696033502">
              <w:marLeft w:val="0"/>
              <w:marRight w:val="0"/>
              <w:marTop w:val="0"/>
              <w:marBottom w:val="0"/>
              <w:divBdr>
                <w:top w:val="none" w:sz="0" w:space="0" w:color="auto"/>
                <w:left w:val="none" w:sz="0" w:space="0" w:color="auto"/>
                <w:bottom w:val="none" w:sz="0" w:space="0" w:color="auto"/>
                <w:right w:val="none" w:sz="0" w:space="0" w:color="auto"/>
              </w:divBdr>
            </w:div>
            <w:div w:id="1869685687">
              <w:marLeft w:val="0"/>
              <w:marRight w:val="0"/>
              <w:marTop w:val="0"/>
              <w:marBottom w:val="0"/>
              <w:divBdr>
                <w:top w:val="none" w:sz="0" w:space="0" w:color="auto"/>
                <w:left w:val="none" w:sz="0" w:space="0" w:color="auto"/>
                <w:bottom w:val="none" w:sz="0" w:space="0" w:color="auto"/>
                <w:right w:val="none" w:sz="0" w:space="0" w:color="auto"/>
              </w:divBdr>
            </w:div>
            <w:div w:id="813957153">
              <w:marLeft w:val="0"/>
              <w:marRight w:val="0"/>
              <w:marTop w:val="0"/>
              <w:marBottom w:val="0"/>
              <w:divBdr>
                <w:top w:val="none" w:sz="0" w:space="0" w:color="auto"/>
                <w:left w:val="none" w:sz="0" w:space="0" w:color="auto"/>
                <w:bottom w:val="none" w:sz="0" w:space="0" w:color="auto"/>
                <w:right w:val="none" w:sz="0" w:space="0" w:color="auto"/>
              </w:divBdr>
            </w:div>
            <w:div w:id="28186320">
              <w:marLeft w:val="0"/>
              <w:marRight w:val="0"/>
              <w:marTop w:val="0"/>
              <w:marBottom w:val="0"/>
              <w:divBdr>
                <w:top w:val="none" w:sz="0" w:space="0" w:color="auto"/>
                <w:left w:val="none" w:sz="0" w:space="0" w:color="auto"/>
                <w:bottom w:val="none" w:sz="0" w:space="0" w:color="auto"/>
                <w:right w:val="none" w:sz="0" w:space="0" w:color="auto"/>
              </w:divBdr>
            </w:div>
            <w:div w:id="692653452">
              <w:marLeft w:val="0"/>
              <w:marRight w:val="0"/>
              <w:marTop w:val="0"/>
              <w:marBottom w:val="0"/>
              <w:divBdr>
                <w:top w:val="none" w:sz="0" w:space="0" w:color="auto"/>
                <w:left w:val="none" w:sz="0" w:space="0" w:color="auto"/>
                <w:bottom w:val="none" w:sz="0" w:space="0" w:color="auto"/>
                <w:right w:val="none" w:sz="0" w:space="0" w:color="auto"/>
              </w:divBdr>
            </w:div>
            <w:div w:id="1113524343">
              <w:marLeft w:val="0"/>
              <w:marRight w:val="0"/>
              <w:marTop w:val="0"/>
              <w:marBottom w:val="0"/>
              <w:divBdr>
                <w:top w:val="none" w:sz="0" w:space="0" w:color="auto"/>
                <w:left w:val="none" w:sz="0" w:space="0" w:color="auto"/>
                <w:bottom w:val="none" w:sz="0" w:space="0" w:color="auto"/>
                <w:right w:val="none" w:sz="0" w:space="0" w:color="auto"/>
              </w:divBdr>
            </w:div>
            <w:div w:id="934247382">
              <w:marLeft w:val="0"/>
              <w:marRight w:val="0"/>
              <w:marTop w:val="0"/>
              <w:marBottom w:val="0"/>
              <w:divBdr>
                <w:top w:val="none" w:sz="0" w:space="0" w:color="auto"/>
                <w:left w:val="none" w:sz="0" w:space="0" w:color="auto"/>
                <w:bottom w:val="none" w:sz="0" w:space="0" w:color="auto"/>
                <w:right w:val="none" w:sz="0" w:space="0" w:color="auto"/>
              </w:divBdr>
            </w:div>
            <w:div w:id="1816488402">
              <w:marLeft w:val="0"/>
              <w:marRight w:val="0"/>
              <w:marTop w:val="0"/>
              <w:marBottom w:val="0"/>
              <w:divBdr>
                <w:top w:val="none" w:sz="0" w:space="0" w:color="auto"/>
                <w:left w:val="none" w:sz="0" w:space="0" w:color="auto"/>
                <w:bottom w:val="none" w:sz="0" w:space="0" w:color="auto"/>
                <w:right w:val="none" w:sz="0" w:space="0" w:color="auto"/>
              </w:divBdr>
            </w:div>
            <w:div w:id="1462650230">
              <w:marLeft w:val="0"/>
              <w:marRight w:val="0"/>
              <w:marTop w:val="0"/>
              <w:marBottom w:val="0"/>
              <w:divBdr>
                <w:top w:val="none" w:sz="0" w:space="0" w:color="auto"/>
                <w:left w:val="none" w:sz="0" w:space="0" w:color="auto"/>
                <w:bottom w:val="none" w:sz="0" w:space="0" w:color="auto"/>
                <w:right w:val="none" w:sz="0" w:space="0" w:color="auto"/>
              </w:divBdr>
            </w:div>
            <w:div w:id="1820533378">
              <w:marLeft w:val="0"/>
              <w:marRight w:val="0"/>
              <w:marTop w:val="0"/>
              <w:marBottom w:val="0"/>
              <w:divBdr>
                <w:top w:val="none" w:sz="0" w:space="0" w:color="auto"/>
                <w:left w:val="none" w:sz="0" w:space="0" w:color="auto"/>
                <w:bottom w:val="none" w:sz="0" w:space="0" w:color="auto"/>
                <w:right w:val="none" w:sz="0" w:space="0" w:color="auto"/>
              </w:divBdr>
            </w:div>
            <w:div w:id="1945646718">
              <w:marLeft w:val="0"/>
              <w:marRight w:val="0"/>
              <w:marTop w:val="0"/>
              <w:marBottom w:val="0"/>
              <w:divBdr>
                <w:top w:val="none" w:sz="0" w:space="0" w:color="auto"/>
                <w:left w:val="none" w:sz="0" w:space="0" w:color="auto"/>
                <w:bottom w:val="none" w:sz="0" w:space="0" w:color="auto"/>
                <w:right w:val="none" w:sz="0" w:space="0" w:color="auto"/>
              </w:divBdr>
            </w:div>
            <w:div w:id="219707865">
              <w:marLeft w:val="0"/>
              <w:marRight w:val="0"/>
              <w:marTop w:val="0"/>
              <w:marBottom w:val="0"/>
              <w:divBdr>
                <w:top w:val="none" w:sz="0" w:space="0" w:color="auto"/>
                <w:left w:val="none" w:sz="0" w:space="0" w:color="auto"/>
                <w:bottom w:val="none" w:sz="0" w:space="0" w:color="auto"/>
                <w:right w:val="none" w:sz="0" w:space="0" w:color="auto"/>
              </w:divBdr>
            </w:div>
            <w:div w:id="606499051">
              <w:marLeft w:val="0"/>
              <w:marRight w:val="0"/>
              <w:marTop w:val="0"/>
              <w:marBottom w:val="0"/>
              <w:divBdr>
                <w:top w:val="none" w:sz="0" w:space="0" w:color="auto"/>
                <w:left w:val="none" w:sz="0" w:space="0" w:color="auto"/>
                <w:bottom w:val="none" w:sz="0" w:space="0" w:color="auto"/>
                <w:right w:val="none" w:sz="0" w:space="0" w:color="auto"/>
              </w:divBdr>
            </w:div>
            <w:div w:id="8988869">
              <w:marLeft w:val="0"/>
              <w:marRight w:val="0"/>
              <w:marTop w:val="0"/>
              <w:marBottom w:val="0"/>
              <w:divBdr>
                <w:top w:val="none" w:sz="0" w:space="0" w:color="auto"/>
                <w:left w:val="none" w:sz="0" w:space="0" w:color="auto"/>
                <w:bottom w:val="none" w:sz="0" w:space="0" w:color="auto"/>
                <w:right w:val="none" w:sz="0" w:space="0" w:color="auto"/>
              </w:divBdr>
            </w:div>
            <w:div w:id="279843175">
              <w:marLeft w:val="0"/>
              <w:marRight w:val="0"/>
              <w:marTop w:val="0"/>
              <w:marBottom w:val="0"/>
              <w:divBdr>
                <w:top w:val="none" w:sz="0" w:space="0" w:color="auto"/>
                <w:left w:val="none" w:sz="0" w:space="0" w:color="auto"/>
                <w:bottom w:val="none" w:sz="0" w:space="0" w:color="auto"/>
                <w:right w:val="none" w:sz="0" w:space="0" w:color="auto"/>
              </w:divBdr>
            </w:div>
            <w:div w:id="815342365">
              <w:marLeft w:val="0"/>
              <w:marRight w:val="0"/>
              <w:marTop w:val="0"/>
              <w:marBottom w:val="0"/>
              <w:divBdr>
                <w:top w:val="none" w:sz="0" w:space="0" w:color="auto"/>
                <w:left w:val="none" w:sz="0" w:space="0" w:color="auto"/>
                <w:bottom w:val="none" w:sz="0" w:space="0" w:color="auto"/>
                <w:right w:val="none" w:sz="0" w:space="0" w:color="auto"/>
              </w:divBdr>
            </w:div>
            <w:div w:id="498813146">
              <w:marLeft w:val="0"/>
              <w:marRight w:val="0"/>
              <w:marTop w:val="0"/>
              <w:marBottom w:val="0"/>
              <w:divBdr>
                <w:top w:val="none" w:sz="0" w:space="0" w:color="auto"/>
                <w:left w:val="none" w:sz="0" w:space="0" w:color="auto"/>
                <w:bottom w:val="none" w:sz="0" w:space="0" w:color="auto"/>
                <w:right w:val="none" w:sz="0" w:space="0" w:color="auto"/>
              </w:divBdr>
            </w:div>
            <w:div w:id="1632206832">
              <w:marLeft w:val="0"/>
              <w:marRight w:val="0"/>
              <w:marTop w:val="0"/>
              <w:marBottom w:val="0"/>
              <w:divBdr>
                <w:top w:val="none" w:sz="0" w:space="0" w:color="auto"/>
                <w:left w:val="none" w:sz="0" w:space="0" w:color="auto"/>
                <w:bottom w:val="none" w:sz="0" w:space="0" w:color="auto"/>
                <w:right w:val="none" w:sz="0" w:space="0" w:color="auto"/>
              </w:divBdr>
            </w:div>
            <w:div w:id="1158040713">
              <w:marLeft w:val="0"/>
              <w:marRight w:val="0"/>
              <w:marTop w:val="0"/>
              <w:marBottom w:val="0"/>
              <w:divBdr>
                <w:top w:val="none" w:sz="0" w:space="0" w:color="auto"/>
                <w:left w:val="none" w:sz="0" w:space="0" w:color="auto"/>
                <w:bottom w:val="none" w:sz="0" w:space="0" w:color="auto"/>
                <w:right w:val="none" w:sz="0" w:space="0" w:color="auto"/>
              </w:divBdr>
            </w:div>
            <w:div w:id="1210193017">
              <w:marLeft w:val="0"/>
              <w:marRight w:val="0"/>
              <w:marTop w:val="0"/>
              <w:marBottom w:val="0"/>
              <w:divBdr>
                <w:top w:val="none" w:sz="0" w:space="0" w:color="auto"/>
                <w:left w:val="none" w:sz="0" w:space="0" w:color="auto"/>
                <w:bottom w:val="none" w:sz="0" w:space="0" w:color="auto"/>
                <w:right w:val="none" w:sz="0" w:space="0" w:color="auto"/>
              </w:divBdr>
            </w:div>
            <w:div w:id="1776555394">
              <w:marLeft w:val="0"/>
              <w:marRight w:val="0"/>
              <w:marTop w:val="0"/>
              <w:marBottom w:val="0"/>
              <w:divBdr>
                <w:top w:val="none" w:sz="0" w:space="0" w:color="auto"/>
                <w:left w:val="none" w:sz="0" w:space="0" w:color="auto"/>
                <w:bottom w:val="none" w:sz="0" w:space="0" w:color="auto"/>
                <w:right w:val="none" w:sz="0" w:space="0" w:color="auto"/>
              </w:divBdr>
            </w:div>
            <w:div w:id="933975342">
              <w:marLeft w:val="0"/>
              <w:marRight w:val="0"/>
              <w:marTop w:val="0"/>
              <w:marBottom w:val="0"/>
              <w:divBdr>
                <w:top w:val="none" w:sz="0" w:space="0" w:color="auto"/>
                <w:left w:val="none" w:sz="0" w:space="0" w:color="auto"/>
                <w:bottom w:val="none" w:sz="0" w:space="0" w:color="auto"/>
                <w:right w:val="none" w:sz="0" w:space="0" w:color="auto"/>
              </w:divBdr>
            </w:div>
            <w:div w:id="1779905913">
              <w:marLeft w:val="0"/>
              <w:marRight w:val="0"/>
              <w:marTop w:val="0"/>
              <w:marBottom w:val="0"/>
              <w:divBdr>
                <w:top w:val="none" w:sz="0" w:space="0" w:color="auto"/>
                <w:left w:val="none" w:sz="0" w:space="0" w:color="auto"/>
                <w:bottom w:val="none" w:sz="0" w:space="0" w:color="auto"/>
                <w:right w:val="none" w:sz="0" w:space="0" w:color="auto"/>
              </w:divBdr>
            </w:div>
            <w:div w:id="1855605414">
              <w:marLeft w:val="0"/>
              <w:marRight w:val="0"/>
              <w:marTop w:val="0"/>
              <w:marBottom w:val="0"/>
              <w:divBdr>
                <w:top w:val="none" w:sz="0" w:space="0" w:color="auto"/>
                <w:left w:val="none" w:sz="0" w:space="0" w:color="auto"/>
                <w:bottom w:val="none" w:sz="0" w:space="0" w:color="auto"/>
                <w:right w:val="none" w:sz="0" w:space="0" w:color="auto"/>
              </w:divBdr>
            </w:div>
            <w:div w:id="1803885676">
              <w:marLeft w:val="0"/>
              <w:marRight w:val="0"/>
              <w:marTop w:val="0"/>
              <w:marBottom w:val="0"/>
              <w:divBdr>
                <w:top w:val="none" w:sz="0" w:space="0" w:color="auto"/>
                <w:left w:val="none" w:sz="0" w:space="0" w:color="auto"/>
                <w:bottom w:val="none" w:sz="0" w:space="0" w:color="auto"/>
                <w:right w:val="none" w:sz="0" w:space="0" w:color="auto"/>
              </w:divBdr>
            </w:div>
            <w:div w:id="1702510524">
              <w:marLeft w:val="0"/>
              <w:marRight w:val="0"/>
              <w:marTop w:val="0"/>
              <w:marBottom w:val="0"/>
              <w:divBdr>
                <w:top w:val="none" w:sz="0" w:space="0" w:color="auto"/>
                <w:left w:val="none" w:sz="0" w:space="0" w:color="auto"/>
                <w:bottom w:val="none" w:sz="0" w:space="0" w:color="auto"/>
                <w:right w:val="none" w:sz="0" w:space="0" w:color="auto"/>
              </w:divBdr>
            </w:div>
            <w:div w:id="787511415">
              <w:marLeft w:val="0"/>
              <w:marRight w:val="0"/>
              <w:marTop w:val="0"/>
              <w:marBottom w:val="0"/>
              <w:divBdr>
                <w:top w:val="none" w:sz="0" w:space="0" w:color="auto"/>
                <w:left w:val="none" w:sz="0" w:space="0" w:color="auto"/>
                <w:bottom w:val="none" w:sz="0" w:space="0" w:color="auto"/>
                <w:right w:val="none" w:sz="0" w:space="0" w:color="auto"/>
              </w:divBdr>
            </w:div>
            <w:div w:id="556287432">
              <w:marLeft w:val="0"/>
              <w:marRight w:val="0"/>
              <w:marTop w:val="0"/>
              <w:marBottom w:val="0"/>
              <w:divBdr>
                <w:top w:val="none" w:sz="0" w:space="0" w:color="auto"/>
                <w:left w:val="none" w:sz="0" w:space="0" w:color="auto"/>
                <w:bottom w:val="none" w:sz="0" w:space="0" w:color="auto"/>
                <w:right w:val="none" w:sz="0" w:space="0" w:color="auto"/>
              </w:divBdr>
            </w:div>
            <w:div w:id="841941552">
              <w:marLeft w:val="0"/>
              <w:marRight w:val="0"/>
              <w:marTop w:val="0"/>
              <w:marBottom w:val="0"/>
              <w:divBdr>
                <w:top w:val="none" w:sz="0" w:space="0" w:color="auto"/>
                <w:left w:val="none" w:sz="0" w:space="0" w:color="auto"/>
                <w:bottom w:val="none" w:sz="0" w:space="0" w:color="auto"/>
                <w:right w:val="none" w:sz="0" w:space="0" w:color="auto"/>
              </w:divBdr>
            </w:div>
            <w:div w:id="2128623965">
              <w:marLeft w:val="0"/>
              <w:marRight w:val="0"/>
              <w:marTop w:val="0"/>
              <w:marBottom w:val="0"/>
              <w:divBdr>
                <w:top w:val="none" w:sz="0" w:space="0" w:color="auto"/>
                <w:left w:val="none" w:sz="0" w:space="0" w:color="auto"/>
                <w:bottom w:val="none" w:sz="0" w:space="0" w:color="auto"/>
                <w:right w:val="none" w:sz="0" w:space="0" w:color="auto"/>
              </w:divBdr>
            </w:div>
            <w:div w:id="1239054438">
              <w:marLeft w:val="0"/>
              <w:marRight w:val="0"/>
              <w:marTop w:val="0"/>
              <w:marBottom w:val="0"/>
              <w:divBdr>
                <w:top w:val="none" w:sz="0" w:space="0" w:color="auto"/>
                <w:left w:val="none" w:sz="0" w:space="0" w:color="auto"/>
                <w:bottom w:val="none" w:sz="0" w:space="0" w:color="auto"/>
                <w:right w:val="none" w:sz="0" w:space="0" w:color="auto"/>
              </w:divBdr>
            </w:div>
            <w:div w:id="178786941">
              <w:marLeft w:val="0"/>
              <w:marRight w:val="0"/>
              <w:marTop w:val="0"/>
              <w:marBottom w:val="0"/>
              <w:divBdr>
                <w:top w:val="none" w:sz="0" w:space="0" w:color="auto"/>
                <w:left w:val="none" w:sz="0" w:space="0" w:color="auto"/>
                <w:bottom w:val="none" w:sz="0" w:space="0" w:color="auto"/>
                <w:right w:val="none" w:sz="0" w:space="0" w:color="auto"/>
              </w:divBdr>
            </w:div>
            <w:div w:id="127251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27575">
      <w:bodyDiv w:val="1"/>
      <w:marLeft w:val="0"/>
      <w:marRight w:val="0"/>
      <w:marTop w:val="0"/>
      <w:marBottom w:val="0"/>
      <w:divBdr>
        <w:top w:val="none" w:sz="0" w:space="0" w:color="auto"/>
        <w:left w:val="none" w:sz="0" w:space="0" w:color="auto"/>
        <w:bottom w:val="none" w:sz="0" w:space="0" w:color="auto"/>
        <w:right w:val="none" w:sz="0" w:space="0" w:color="auto"/>
      </w:divBdr>
      <w:divsChild>
        <w:div w:id="2101293959">
          <w:marLeft w:val="446"/>
          <w:marRight w:val="0"/>
          <w:marTop w:val="90"/>
          <w:marBottom w:val="90"/>
          <w:divBdr>
            <w:top w:val="none" w:sz="0" w:space="0" w:color="auto"/>
            <w:left w:val="none" w:sz="0" w:space="0" w:color="auto"/>
            <w:bottom w:val="none" w:sz="0" w:space="0" w:color="auto"/>
            <w:right w:val="none" w:sz="0" w:space="0" w:color="auto"/>
          </w:divBdr>
        </w:div>
        <w:div w:id="1675525231">
          <w:marLeft w:val="446"/>
          <w:marRight w:val="0"/>
          <w:marTop w:val="90"/>
          <w:marBottom w:val="90"/>
          <w:divBdr>
            <w:top w:val="none" w:sz="0" w:space="0" w:color="auto"/>
            <w:left w:val="none" w:sz="0" w:space="0" w:color="auto"/>
            <w:bottom w:val="none" w:sz="0" w:space="0" w:color="auto"/>
            <w:right w:val="none" w:sz="0" w:space="0" w:color="auto"/>
          </w:divBdr>
        </w:div>
        <w:div w:id="566652646">
          <w:marLeft w:val="446"/>
          <w:marRight w:val="0"/>
          <w:marTop w:val="90"/>
          <w:marBottom w:val="90"/>
          <w:divBdr>
            <w:top w:val="none" w:sz="0" w:space="0" w:color="auto"/>
            <w:left w:val="none" w:sz="0" w:space="0" w:color="auto"/>
            <w:bottom w:val="none" w:sz="0" w:space="0" w:color="auto"/>
            <w:right w:val="none" w:sz="0" w:space="0" w:color="auto"/>
          </w:divBdr>
        </w:div>
      </w:divsChild>
    </w:div>
    <w:div w:id="759837795">
      <w:bodyDiv w:val="1"/>
      <w:marLeft w:val="0"/>
      <w:marRight w:val="0"/>
      <w:marTop w:val="0"/>
      <w:marBottom w:val="0"/>
      <w:divBdr>
        <w:top w:val="none" w:sz="0" w:space="0" w:color="auto"/>
        <w:left w:val="none" w:sz="0" w:space="0" w:color="auto"/>
        <w:bottom w:val="none" w:sz="0" w:space="0" w:color="auto"/>
        <w:right w:val="none" w:sz="0" w:space="0" w:color="auto"/>
      </w:divBdr>
    </w:div>
    <w:div w:id="861161809">
      <w:bodyDiv w:val="1"/>
      <w:marLeft w:val="0"/>
      <w:marRight w:val="0"/>
      <w:marTop w:val="0"/>
      <w:marBottom w:val="0"/>
      <w:divBdr>
        <w:top w:val="none" w:sz="0" w:space="0" w:color="auto"/>
        <w:left w:val="none" w:sz="0" w:space="0" w:color="auto"/>
        <w:bottom w:val="none" w:sz="0" w:space="0" w:color="auto"/>
        <w:right w:val="none" w:sz="0" w:space="0" w:color="auto"/>
      </w:divBdr>
      <w:divsChild>
        <w:div w:id="1607039122">
          <w:marLeft w:val="0"/>
          <w:marRight w:val="0"/>
          <w:marTop w:val="0"/>
          <w:marBottom w:val="0"/>
          <w:divBdr>
            <w:top w:val="none" w:sz="0" w:space="0" w:color="auto"/>
            <w:left w:val="none" w:sz="0" w:space="0" w:color="auto"/>
            <w:bottom w:val="none" w:sz="0" w:space="0" w:color="auto"/>
            <w:right w:val="none" w:sz="0" w:space="0" w:color="auto"/>
          </w:divBdr>
          <w:divsChild>
            <w:div w:id="1557156245">
              <w:marLeft w:val="0"/>
              <w:marRight w:val="0"/>
              <w:marTop w:val="0"/>
              <w:marBottom w:val="0"/>
              <w:divBdr>
                <w:top w:val="none" w:sz="0" w:space="0" w:color="auto"/>
                <w:left w:val="none" w:sz="0" w:space="0" w:color="auto"/>
                <w:bottom w:val="none" w:sz="0" w:space="0" w:color="auto"/>
                <w:right w:val="none" w:sz="0" w:space="0" w:color="auto"/>
              </w:divBdr>
            </w:div>
            <w:div w:id="1441948800">
              <w:marLeft w:val="0"/>
              <w:marRight w:val="0"/>
              <w:marTop w:val="0"/>
              <w:marBottom w:val="0"/>
              <w:divBdr>
                <w:top w:val="none" w:sz="0" w:space="0" w:color="auto"/>
                <w:left w:val="none" w:sz="0" w:space="0" w:color="auto"/>
                <w:bottom w:val="none" w:sz="0" w:space="0" w:color="auto"/>
                <w:right w:val="none" w:sz="0" w:space="0" w:color="auto"/>
              </w:divBdr>
            </w:div>
            <w:div w:id="516774162">
              <w:marLeft w:val="0"/>
              <w:marRight w:val="0"/>
              <w:marTop w:val="0"/>
              <w:marBottom w:val="0"/>
              <w:divBdr>
                <w:top w:val="none" w:sz="0" w:space="0" w:color="auto"/>
                <w:left w:val="none" w:sz="0" w:space="0" w:color="auto"/>
                <w:bottom w:val="none" w:sz="0" w:space="0" w:color="auto"/>
                <w:right w:val="none" w:sz="0" w:space="0" w:color="auto"/>
              </w:divBdr>
            </w:div>
            <w:div w:id="580334004">
              <w:marLeft w:val="0"/>
              <w:marRight w:val="0"/>
              <w:marTop w:val="0"/>
              <w:marBottom w:val="0"/>
              <w:divBdr>
                <w:top w:val="none" w:sz="0" w:space="0" w:color="auto"/>
                <w:left w:val="none" w:sz="0" w:space="0" w:color="auto"/>
                <w:bottom w:val="none" w:sz="0" w:space="0" w:color="auto"/>
                <w:right w:val="none" w:sz="0" w:space="0" w:color="auto"/>
              </w:divBdr>
            </w:div>
            <w:div w:id="1787458135">
              <w:marLeft w:val="0"/>
              <w:marRight w:val="0"/>
              <w:marTop w:val="0"/>
              <w:marBottom w:val="0"/>
              <w:divBdr>
                <w:top w:val="none" w:sz="0" w:space="0" w:color="auto"/>
                <w:left w:val="none" w:sz="0" w:space="0" w:color="auto"/>
                <w:bottom w:val="none" w:sz="0" w:space="0" w:color="auto"/>
                <w:right w:val="none" w:sz="0" w:space="0" w:color="auto"/>
              </w:divBdr>
            </w:div>
            <w:div w:id="653263490">
              <w:marLeft w:val="0"/>
              <w:marRight w:val="0"/>
              <w:marTop w:val="0"/>
              <w:marBottom w:val="0"/>
              <w:divBdr>
                <w:top w:val="none" w:sz="0" w:space="0" w:color="auto"/>
                <w:left w:val="none" w:sz="0" w:space="0" w:color="auto"/>
                <w:bottom w:val="none" w:sz="0" w:space="0" w:color="auto"/>
                <w:right w:val="none" w:sz="0" w:space="0" w:color="auto"/>
              </w:divBdr>
            </w:div>
            <w:div w:id="1127502289">
              <w:marLeft w:val="0"/>
              <w:marRight w:val="0"/>
              <w:marTop w:val="0"/>
              <w:marBottom w:val="0"/>
              <w:divBdr>
                <w:top w:val="none" w:sz="0" w:space="0" w:color="auto"/>
                <w:left w:val="none" w:sz="0" w:space="0" w:color="auto"/>
                <w:bottom w:val="none" w:sz="0" w:space="0" w:color="auto"/>
                <w:right w:val="none" w:sz="0" w:space="0" w:color="auto"/>
              </w:divBdr>
            </w:div>
            <w:div w:id="1319723249">
              <w:marLeft w:val="0"/>
              <w:marRight w:val="0"/>
              <w:marTop w:val="0"/>
              <w:marBottom w:val="0"/>
              <w:divBdr>
                <w:top w:val="none" w:sz="0" w:space="0" w:color="auto"/>
                <w:left w:val="none" w:sz="0" w:space="0" w:color="auto"/>
                <w:bottom w:val="none" w:sz="0" w:space="0" w:color="auto"/>
                <w:right w:val="none" w:sz="0" w:space="0" w:color="auto"/>
              </w:divBdr>
            </w:div>
            <w:div w:id="437988700">
              <w:marLeft w:val="0"/>
              <w:marRight w:val="0"/>
              <w:marTop w:val="0"/>
              <w:marBottom w:val="0"/>
              <w:divBdr>
                <w:top w:val="none" w:sz="0" w:space="0" w:color="auto"/>
                <w:left w:val="none" w:sz="0" w:space="0" w:color="auto"/>
                <w:bottom w:val="none" w:sz="0" w:space="0" w:color="auto"/>
                <w:right w:val="none" w:sz="0" w:space="0" w:color="auto"/>
              </w:divBdr>
            </w:div>
            <w:div w:id="666053149">
              <w:marLeft w:val="0"/>
              <w:marRight w:val="0"/>
              <w:marTop w:val="0"/>
              <w:marBottom w:val="0"/>
              <w:divBdr>
                <w:top w:val="none" w:sz="0" w:space="0" w:color="auto"/>
                <w:left w:val="none" w:sz="0" w:space="0" w:color="auto"/>
                <w:bottom w:val="none" w:sz="0" w:space="0" w:color="auto"/>
                <w:right w:val="none" w:sz="0" w:space="0" w:color="auto"/>
              </w:divBdr>
            </w:div>
            <w:div w:id="605773730">
              <w:marLeft w:val="0"/>
              <w:marRight w:val="0"/>
              <w:marTop w:val="0"/>
              <w:marBottom w:val="0"/>
              <w:divBdr>
                <w:top w:val="none" w:sz="0" w:space="0" w:color="auto"/>
                <w:left w:val="none" w:sz="0" w:space="0" w:color="auto"/>
                <w:bottom w:val="none" w:sz="0" w:space="0" w:color="auto"/>
                <w:right w:val="none" w:sz="0" w:space="0" w:color="auto"/>
              </w:divBdr>
            </w:div>
            <w:div w:id="2038656189">
              <w:marLeft w:val="0"/>
              <w:marRight w:val="0"/>
              <w:marTop w:val="0"/>
              <w:marBottom w:val="0"/>
              <w:divBdr>
                <w:top w:val="none" w:sz="0" w:space="0" w:color="auto"/>
                <w:left w:val="none" w:sz="0" w:space="0" w:color="auto"/>
                <w:bottom w:val="none" w:sz="0" w:space="0" w:color="auto"/>
                <w:right w:val="none" w:sz="0" w:space="0" w:color="auto"/>
              </w:divBdr>
            </w:div>
            <w:div w:id="765884896">
              <w:marLeft w:val="0"/>
              <w:marRight w:val="0"/>
              <w:marTop w:val="0"/>
              <w:marBottom w:val="0"/>
              <w:divBdr>
                <w:top w:val="none" w:sz="0" w:space="0" w:color="auto"/>
                <w:left w:val="none" w:sz="0" w:space="0" w:color="auto"/>
                <w:bottom w:val="none" w:sz="0" w:space="0" w:color="auto"/>
                <w:right w:val="none" w:sz="0" w:space="0" w:color="auto"/>
              </w:divBdr>
            </w:div>
            <w:div w:id="639189929">
              <w:marLeft w:val="0"/>
              <w:marRight w:val="0"/>
              <w:marTop w:val="0"/>
              <w:marBottom w:val="0"/>
              <w:divBdr>
                <w:top w:val="none" w:sz="0" w:space="0" w:color="auto"/>
                <w:left w:val="none" w:sz="0" w:space="0" w:color="auto"/>
                <w:bottom w:val="none" w:sz="0" w:space="0" w:color="auto"/>
                <w:right w:val="none" w:sz="0" w:space="0" w:color="auto"/>
              </w:divBdr>
            </w:div>
            <w:div w:id="1299918674">
              <w:marLeft w:val="0"/>
              <w:marRight w:val="0"/>
              <w:marTop w:val="0"/>
              <w:marBottom w:val="0"/>
              <w:divBdr>
                <w:top w:val="none" w:sz="0" w:space="0" w:color="auto"/>
                <w:left w:val="none" w:sz="0" w:space="0" w:color="auto"/>
                <w:bottom w:val="none" w:sz="0" w:space="0" w:color="auto"/>
                <w:right w:val="none" w:sz="0" w:space="0" w:color="auto"/>
              </w:divBdr>
            </w:div>
            <w:div w:id="1920166611">
              <w:marLeft w:val="0"/>
              <w:marRight w:val="0"/>
              <w:marTop w:val="0"/>
              <w:marBottom w:val="0"/>
              <w:divBdr>
                <w:top w:val="none" w:sz="0" w:space="0" w:color="auto"/>
                <w:left w:val="none" w:sz="0" w:space="0" w:color="auto"/>
                <w:bottom w:val="none" w:sz="0" w:space="0" w:color="auto"/>
                <w:right w:val="none" w:sz="0" w:space="0" w:color="auto"/>
              </w:divBdr>
            </w:div>
            <w:div w:id="983583999">
              <w:marLeft w:val="0"/>
              <w:marRight w:val="0"/>
              <w:marTop w:val="0"/>
              <w:marBottom w:val="0"/>
              <w:divBdr>
                <w:top w:val="none" w:sz="0" w:space="0" w:color="auto"/>
                <w:left w:val="none" w:sz="0" w:space="0" w:color="auto"/>
                <w:bottom w:val="none" w:sz="0" w:space="0" w:color="auto"/>
                <w:right w:val="none" w:sz="0" w:space="0" w:color="auto"/>
              </w:divBdr>
            </w:div>
            <w:div w:id="2024433558">
              <w:marLeft w:val="0"/>
              <w:marRight w:val="0"/>
              <w:marTop w:val="0"/>
              <w:marBottom w:val="0"/>
              <w:divBdr>
                <w:top w:val="none" w:sz="0" w:space="0" w:color="auto"/>
                <w:left w:val="none" w:sz="0" w:space="0" w:color="auto"/>
                <w:bottom w:val="none" w:sz="0" w:space="0" w:color="auto"/>
                <w:right w:val="none" w:sz="0" w:space="0" w:color="auto"/>
              </w:divBdr>
            </w:div>
            <w:div w:id="39061407">
              <w:marLeft w:val="0"/>
              <w:marRight w:val="0"/>
              <w:marTop w:val="0"/>
              <w:marBottom w:val="0"/>
              <w:divBdr>
                <w:top w:val="none" w:sz="0" w:space="0" w:color="auto"/>
                <w:left w:val="none" w:sz="0" w:space="0" w:color="auto"/>
                <w:bottom w:val="none" w:sz="0" w:space="0" w:color="auto"/>
                <w:right w:val="none" w:sz="0" w:space="0" w:color="auto"/>
              </w:divBdr>
            </w:div>
            <w:div w:id="1606572353">
              <w:marLeft w:val="0"/>
              <w:marRight w:val="0"/>
              <w:marTop w:val="0"/>
              <w:marBottom w:val="0"/>
              <w:divBdr>
                <w:top w:val="none" w:sz="0" w:space="0" w:color="auto"/>
                <w:left w:val="none" w:sz="0" w:space="0" w:color="auto"/>
                <w:bottom w:val="none" w:sz="0" w:space="0" w:color="auto"/>
                <w:right w:val="none" w:sz="0" w:space="0" w:color="auto"/>
              </w:divBdr>
            </w:div>
            <w:div w:id="611060739">
              <w:marLeft w:val="0"/>
              <w:marRight w:val="0"/>
              <w:marTop w:val="0"/>
              <w:marBottom w:val="0"/>
              <w:divBdr>
                <w:top w:val="none" w:sz="0" w:space="0" w:color="auto"/>
                <w:left w:val="none" w:sz="0" w:space="0" w:color="auto"/>
                <w:bottom w:val="none" w:sz="0" w:space="0" w:color="auto"/>
                <w:right w:val="none" w:sz="0" w:space="0" w:color="auto"/>
              </w:divBdr>
            </w:div>
            <w:div w:id="1224439651">
              <w:marLeft w:val="0"/>
              <w:marRight w:val="0"/>
              <w:marTop w:val="0"/>
              <w:marBottom w:val="0"/>
              <w:divBdr>
                <w:top w:val="none" w:sz="0" w:space="0" w:color="auto"/>
                <w:left w:val="none" w:sz="0" w:space="0" w:color="auto"/>
                <w:bottom w:val="none" w:sz="0" w:space="0" w:color="auto"/>
                <w:right w:val="none" w:sz="0" w:space="0" w:color="auto"/>
              </w:divBdr>
            </w:div>
            <w:div w:id="848105539">
              <w:marLeft w:val="0"/>
              <w:marRight w:val="0"/>
              <w:marTop w:val="0"/>
              <w:marBottom w:val="0"/>
              <w:divBdr>
                <w:top w:val="none" w:sz="0" w:space="0" w:color="auto"/>
                <w:left w:val="none" w:sz="0" w:space="0" w:color="auto"/>
                <w:bottom w:val="none" w:sz="0" w:space="0" w:color="auto"/>
                <w:right w:val="none" w:sz="0" w:space="0" w:color="auto"/>
              </w:divBdr>
            </w:div>
            <w:div w:id="1653215910">
              <w:marLeft w:val="0"/>
              <w:marRight w:val="0"/>
              <w:marTop w:val="0"/>
              <w:marBottom w:val="0"/>
              <w:divBdr>
                <w:top w:val="none" w:sz="0" w:space="0" w:color="auto"/>
                <w:left w:val="none" w:sz="0" w:space="0" w:color="auto"/>
                <w:bottom w:val="none" w:sz="0" w:space="0" w:color="auto"/>
                <w:right w:val="none" w:sz="0" w:space="0" w:color="auto"/>
              </w:divBdr>
            </w:div>
            <w:div w:id="1758363245">
              <w:marLeft w:val="0"/>
              <w:marRight w:val="0"/>
              <w:marTop w:val="0"/>
              <w:marBottom w:val="0"/>
              <w:divBdr>
                <w:top w:val="none" w:sz="0" w:space="0" w:color="auto"/>
                <w:left w:val="none" w:sz="0" w:space="0" w:color="auto"/>
                <w:bottom w:val="none" w:sz="0" w:space="0" w:color="auto"/>
                <w:right w:val="none" w:sz="0" w:space="0" w:color="auto"/>
              </w:divBdr>
            </w:div>
            <w:div w:id="957953673">
              <w:marLeft w:val="0"/>
              <w:marRight w:val="0"/>
              <w:marTop w:val="0"/>
              <w:marBottom w:val="0"/>
              <w:divBdr>
                <w:top w:val="none" w:sz="0" w:space="0" w:color="auto"/>
                <w:left w:val="none" w:sz="0" w:space="0" w:color="auto"/>
                <w:bottom w:val="none" w:sz="0" w:space="0" w:color="auto"/>
                <w:right w:val="none" w:sz="0" w:space="0" w:color="auto"/>
              </w:divBdr>
            </w:div>
            <w:div w:id="1259027212">
              <w:marLeft w:val="0"/>
              <w:marRight w:val="0"/>
              <w:marTop w:val="0"/>
              <w:marBottom w:val="0"/>
              <w:divBdr>
                <w:top w:val="none" w:sz="0" w:space="0" w:color="auto"/>
                <w:left w:val="none" w:sz="0" w:space="0" w:color="auto"/>
                <w:bottom w:val="none" w:sz="0" w:space="0" w:color="auto"/>
                <w:right w:val="none" w:sz="0" w:space="0" w:color="auto"/>
              </w:divBdr>
            </w:div>
            <w:div w:id="1548565938">
              <w:marLeft w:val="0"/>
              <w:marRight w:val="0"/>
              <w:marTop w:val="0"/>
              <w:marBottom w:val="0"/>
              <w:divBdr>
                <w:top w:val="none" w:sz="0" w:space="0" w:color="auto"/>
                <w:left w:val="none" w:sz="0" w:space="0" w:color="auto"/>
                <w:bottom w:val="none" w:sz="0" w:space="0" w:color="auto"/>
                <w:right w:val="none" w:sz="0" w:space="0" w:color="auto"/>
              </w:divBdr>
            </w:div>
            <w:div w:id="1683169266">
              <w:marLeft w:val="0"/>
              <w:marRight w:val="0"/>
              <w:marTop w:val="0"/>
              <w:marBottom w:val="0"/>
              <w:divBdr>
                <w:top w:val="none" w:sz="0" w:space="0" w:color="auto"/>
                <w:left w:val="none" w:sz="0" w:space="0" w:color="auto"/>
                <w:bottom w:val="none" w:sz="0" w:space="0" w:color="auto"/>
                <w:right w:val="none" w:sz="0" w:space="0" w:color="auto"/>
              </w:divBdr>
            </w:div>
            <w:div w:id="687096605">
              <w:marLeft w:val="0"/>
              <w:marRight w:val="0"/>
              <w:marTop w:val="0"/>
              <w:marBottom w:val="0"/>
              <w:divBdr>
                <w:top w:val="none" w:sz="0" w:space="0" w:color="auto"/>
                <w:left w:val="none" w:sz="0" w:space="0" w:color="auto"/>
                <w:bottom w:val="none" w:sz="0" w:space="0" w:color="auto"/>
                <w:right w:val="none" w:sz="0" w:space="0" w:color="auto"/>
              </w:divBdr>
            </w:div>
            <w:div w:id="1565601637">
              <w:marLeft w:val="0"/>
              <w:marRight w:val="0"/>
              <w:marTop w:val="0"/>
              <w:marBottom w:val="0"/>
              <w:divBdr>
                <w:top w:val="none" w:sz="0" w:space="0" w:color="auto"/>
                <w:left w:val="none" w:sz="0" w:space="0" w:color="auto"/>
                <w:bottom w:val="none" w:sz="0" w:space="0" w:color="auto"/>
                <w:right w:val="none" w:sz="0" w:space="0" w:color="auto"/>
              </w:divBdr>
            </w:div>
            <w:div w:id="1222254343">
              <w:marLeft w:val="0"/>
              <w:marRight w:val="0"/>
              <w:marTop w:val="0"/>
              <w:marBottom w:val="0"/>
              <w:divBdr>
                <w:top w:val="none" w:sz="0" w:space="0" w:color="auto"/>
                <w:left w:val="none" w:sz="0" w:space="0" w:color="auto"/>
                <w:bottom w:val="none" w:sz="0" w:space="0" w:color="auto"/>
                <w:right w:val="none" w:sz="0" w:space="0" w:color="auto"/>
              </w:divBdr>
            </w:div>
            <w:div w:id="1661932433">
              <w:marLeft w:val="0"/>
              <w:marRight w:val="0"/>
              <w:marTop w:val="0"/>
              <w:marBottom w:val="0"/>
              <w:divBdr>
                <w:top w:val="none" w:sz="0" w:space="0" w:color="auto"/>
                <w:left w:val="none" w:sz="0" w:space="0" w:color="auto"/>
                <w:bottom w:val="none" w:sz="0" w:space="0" w:color="auto"/>
                <w:right w:val="none" w:sz="0" w:space="0" w:color="auto"/>
              </w:divBdr>
            </w:div>
            <w:div w:id="832454603">
              <w:marLeft w:val="0"/>
              <w:marRight w:val="0"/>
              <w:marTop w:val="0"/>
              <w:marBottom w:val="0"/>
              <w:divBdr>
                <w:top w:val="none" w:sz="0" w:space="0" w:color="auto"/>
                <w:left w:val="none" w:sz="0" w:space="0" w:color="auto"/>
                <w:bottom w:val="none" w:sz="0" w:space="0" w:color="auto"/>
                <w:right w:val="none" w:sz="0" w:space="0" w:color="auto"/>
              </w:divBdr>
            </w:div>
            <w:div w:id="1654874468">
              <w:marLeft w:val="0"/>
              <w:marRight w:val="0"/>
              <w:marTop w:val="0"/>
              <w:marBottom w:val="0"/>
              <w:divBdr>
                <w:top w:val="none" w:sz="0" w:space="0" w:color="auto"/>
                <w:left w:val="none" w:sz="0" w:space="0" w:color="auto"/>
                <w:bottom w:val="none" w:sz="0" w:space="0" w:color="auto"/>
                <w:right w:val="none" w:sz="0" w:space="0" w:color="auto"/>
              </w:divBdr>
            </w:div>
            <w:div w:id="1832065107">
              <w:marLeft w:val="0"/>
              <w:marRight w:val="0"/>
              <w:marTop w:val="0"/>
              <w:marBottom w:val="0"/>
              <w:divBdr>
                <w:top w:val="none" w:sz="0" w:space="0" w:color="auto"/>
                <w:left w:val="none" w:sz="0" w:space="0" w:color="auto"/>
                <w:bottom w:val="none" w:sz="0" w:space="0" w:color="auto"/>
                <w:right w:val="none" w:sz="0" w:space="0" w:color="auto"/>
              </w:divBdr>
            </w:div>
            <w:div w:id="899438553">
              <w:marLeft w:val="0"/>
              <w:marRight w:val="0"/>
              <w:marTop w:val="0"/>
              <w:marBottom w:val="0"/>
              <w:divBdr>
                <w:top w:val="none" w:sz="0" w:space="0" w:color="auto"/>
                <w:left w:val="none" w:sz="0" w:space="0" w:color="auto"/>
                <w:bottom w:val="none" w:sz="0" w:space="0" w:color="auto"/>
                <w:right w:val="none" w:sz="0" w:space="0" w:color="auto"/>
              </w:divBdr>
            </w:div>
            <w:div w:id="1217083056">
              <w:marLeft w:val="0"/>
              <w:marRight w:val="0"/>
              <w:marTop w:val="0"/>
              <w:marBottom w:val="0"/>
              <w:divBdr>
                <w:top w:val="none" w:sz="0" w:space="0" w:color="auto"/>
                <w:left w:val="none" w:sz="0" w:space="0" w:color="auto"/>
                <w:bottom w:val="none" w:sz="0" w:space="0" w:color="auto"/>
                <w:right w:val="none" w:sz="0" w:space="0" w:color="auto"/>
              </w:divBdr>
            </w:div>
            <w:div w:id="198009767">
              <w:marLeft w:val="0"/>
              <w:marRight w:val="0"/>
              <w:marTop w:val="0"/>
              <w:marBottom w:val="0"/>
              <w:divBdr>
                <w:top w:val="none" w:sz="0" w:space="0" w:color="auto"/>
                <w:left w:val="none" w:sz="0" w:space="0" w:color="auto"/>
                <w:bottom w:val="none" w:sz="0" w:space="0" w:color="auto"/>
                <w:right w:val="none" w:sz="0" w:space="0" w:color="auto"/>
              </w:divBdr>
            </w:div>
            <w:div w:id="287518863">
              <w:marLeft w:val="0"/>
              <w:marRight w:val="0"/>
              <w:marTop w:val="0"/>
              <w:marBottom w:val="0"/>
              <w:divBdr>
                <w:top w:val="none" w:sz="0" w:space="0" w:color="auto"/>
                <w:left w:val="none" w:sz="0" w:space="0" w:color="auto"/>
                <w:bottom w:val="none" w:sz="0" w:space="0" w:color="auto"/>
                <w:right w:val="none" w:sz="0" w:space="0" w:color="auto"/>
              </w:divBdr>
            </w:div>
            <w:div w:id="1797986605">
              <w:marLeft w:val="0"/>
              <w:marRight w:val="0"/>
              <w:marTop w:val="0"/>
              <w:marBottom w:val="0"/>
              <w:divBdr>
                <w:top w:val="none" w:sz="0" w:space="0" w:color="auto"/>
                <w:left w:val="none" w:sz="0" w:space="0" w:color="auto"/>
                <w:bottom w:val="none" w:sz="0" w:space="0" w:color="auto"/>
                <w:right w:val="none" w:sz="0" w:space="0" w:color="auto"/>
              </w:divBdr>
            </w:div>
            <w:div w:id="1733112836">
              <w:marLeft w:val="0"/>
              <w:marRight w:val="0"/>
              <w:marTop w:val="0"/>
              <w:marBottom w:val="0"/>
              <w:divBdr>
                <w:top w:val="none" w:sz="0" w:space="0" w:color="auto"/>
                <w:left w:val="none" w:sz="0" w:space="0" w:color="auto"/>
                <w:bottom w:val="none" w:sz="0" w:space="0" w:color="auto"/>
                <w:right w:val="none" w:sz="0" w:space="0" w:color="auto"/>
              </w:divBdr>
            </w:div>
            <w:div w:id="492839346">
              <w:marLeft w:val="0"/>
              <w:marRight w:val="0"/>
              <w:marTop w:val="0"/>
              <w:marBottom w:val="0"/>
              <w:divBdr>
                <w:top w:val="none" w:sz="0" w:space="0" w:color="auto"/>
                <w:left w:val="none" w:sz="0" w:space="0" w:color="auto"/>
                <w:bottom w:val="none" w:sz="0" w:space="0" w:color="auto"/>
                <w:right w:val="none" w:sz="0" w:space="0" w:color="auto"/>
              </w:divBdr>
            </w:div>
            <w:div w:id="1051345334">
              <w:marLeft w:val="0"/>
              <w:marRight w:val="0"/>
              <w:marTop w:val="0"/>
              <w:marBottom w:val="0"/>
              <w:divBdr>
                <w:top w:val="none" w:sz="0" w:space="0" w:color="auto"/>
                <w:left w:val="none" w:sz="0" w:space="0" w:color="auto"/>
                <w:bottom w:val="none" w:sz="0" w:space="0" w:color="auto"/>
                <w:right w:val="none" w:sz="0" w:space="0" w:color="auto"/>
              </w:divBdr>
            </w:div>
            <w:div w:id="2071227481">
              <w:marLeft w:val="0"/>
              <w:marRight w:val="0"/>
              <w:marTop w:val="0"/>
              <w:marBottom w:val="0"/>
              <w:divBdr>
                <w:top w:val="none" w:sz="0" w:space="0" w:color="auto"/>
                <w:left w:val="none" w:sz="0" w:space="0" w:color="auto"/>
                <w:bottom w:val="none" w:sz="0" w:space="0" w:color="auto"/>
                <w:right w:val="none" w:sz="0" w:space="0" w:color="auto"/>
              </w:divBdr>
            </w:div>
            <w:div w:id="1110929882">
              <w:marLeft w:val="0"/>
              <w:marRight w:val="0"/>
              <w:marTop w:val="0"/>
              <w:marBottom w:val="0"/>
              <w:divBdr>
                <w:top w:val="none" w:sz="0" w:space="0" w:color="auto"/>
                <w:left w:val="none" w:sz="0" w:space="0" w:color="auto"/>
                <w:bottom w:val="none" w:sz="0" w:space="0" w:color="auto"/>
                <w:right w:val="none" w:sz="0" w:space="0" w:color="auto"/>
              </w:divBdr>
            </w:div>
            <w:div w:id="1714187639">
              <w:marLeft w:val="0"/>
              <w:marRight w:val="0"/>
              <w:marTop w:val="0"/>
              <w:marBottom w:val="0"/>
              <w:divBdr>
                <w:top w:val="none" w:sz="0" w:space="0" w:color="auto"/>
                <w:left w:val="none" w:sz="0" w:space="0" w:color="auto"/>
                <w:bottom w:val="none" w:sz="0" w:space="0" w:color="auto"/>
                <w:right w:val="none" w:sz="0" w:space="0" w:color="auto"/>
              </w:divBdr>
            </w:div>
            <w:div w:id="343749358">
              <w:marLeft w:val="0"/>
              <w:marRight w:val="0"/>
              <w:marTop w:val="0"/>
              <w:marBottom w:val="0"/>
              <w:divBdr>
                <w:top w:val="none" w:sz="0" w:space="0" w:color="auto"/>
                <w:left w:val="none" w:sz="0" w:space="0" w:color="auto"/>
                <w:bottom w:val="none" w:sz="0" w:space="0" w:color="auto"/>
                <w:right w:val="none" w:sz="0" w:space="0" w:color="auto"/>
              </w:divBdr>
            </w:div>
            <w:div w:id="2036223460">
              <w:marLeft w:val="0"/>
              <w:marRight w:val="0"/>
              <w:marTop w:val="0"/>
              <w:marBottom w:val="0"/>
              <w:divBdr>
                <w:top w:val="none" w:sz="0" w:space="0" w:color="auto"/>
                <w:left w:val="none" w:sz="0" w:space="0" w:color="auto"/>
                <w:bottom w:val="none" w:sz="0" w:space="0" w:color="auto"/>
                <w:right w:val="none" w:sz="0" w:space="0" w:color="auto"/>
              </w:divBdr>
            </w:div>
            <w:div w:id="1225995526">
              <w:marLeft w:val="0"/>
              <w:marRight w:val="0"/>
              <w:marTop w:val="0"/>
              <w:marBottom w:val="0"/>
              <w:divBdr>
                <w:top w:val="none" w:sz="0" w:space="0" w:color="auto"/>
                <w:left w:val="none" w:sz="0" w:space="0" w:color="auto"/>
                <w:bottom w:val="none" w:sz="0" w:space="0" w:color="auto"/>
                <w:right w:val="none" w:sz="0" w:space="0" w:color="auto"/>
              </w:divBdr>
            </w:div>
            <w:div w:id="990447610">
              <w:marLeft w:val="0"/>
              <w:marRight w:val="0"/>
              <w:marTop w:val="0"/>
              <w:marBottom w:val="0"/>
              <w:divBdr>
                <w:top w:val="none" w:sz="0" w:space="0" w:color="auto"/>
                <w:left w:val="none" w:sz="0" w:space="0" w:color="auto"/>
                <w:bottom w:val="none" w:sz="0" w:space="0" w:color="auto"/>
                <w:right w:val="none" w:sz="0" w:space="0" w:color="auto"/>
              </w:divBdr>
            </w:div>
            <w:div w:id="321586262">
              <w:marLeft w:val="0"/>
              <w:marRight w:val="0"/>
              <w:marTop w:val="0"/>
              <w:marBottom w:val="0"/>
              <w:divBdr>
                <w:top w:val="none" w:sz="0" w:space="0" w:color="auto"/>
                <w:left w:val="none" w:sz="0" w:space="0" w:color="auto"/>
                <w:bottom w:val="none" w:sz="0" w:space="0" w:color="auto"/>
                <w:right w:val="none" w:sz="0" w:space="0" w:color="auto"/>
              </w:divBdr>
            </w:div>
            <w:div w:id="1586379195">
              <w:marLeft w:val="0"/>
              <w:marRight w:val="0"/>
              <w:marTop w:val="0"/>
              <w:marBottom w:val="0"/>
              <w:divBdr>
                <w:top w:val="none" w:sz="0" w:space="0" w:color="auto"/>
                <w:left w:val="none" w:sz="0" w:space="0" w:color="auto"/>
                <w:bottom w:val="none" w:sz="0" w:space="0" w:color="auto"/>
                <w:right w:val="none" w:sz="0" w:space="0" w:color="auto"/>
              </w:divBdr>
            </w:div>
            <w:div w:id="1351448902">
              <w:marLeft w:val="0"/>
              <w:marRight w:val="0"/>
              <w:marTop w:val="0"/>
              <w:marBottom w:val="0"/>
              <w:divBdr>
                <w:top w:val="none" w:sz="0" w:space="0" w:color="auto"/>
                <w:left w:val="none" w:sz="0" w:space="0" w:color="auto"/>
                <w:bottom w:val="none" w:sz="0" w:space="0" w:color="auto"/>
                <w:right w:val="none" w:sz="0" w:space="0" w:color="auto"/>
              </w:divBdr>
            </w:div>
            <w:div w:id="353455911">
              <w:marLeft w:val="0"/>
              <w:marRight w:val="0"/>
              <w:marTop w:val="0"/>
              <w:marBottom w:val="0"/>
              <w:divBdr>
                <w:top w:val="none" w:sz="0" w:space="0" w:color="auto"/>
                <w:left w:val="none" w:sz="0" w:space="0" w:color="auto"/>
                <w:bottom w:val="none" w:sz="0" w:space="0" w:color="auto"/>
                <w:right w:val="none" w:sz="0" w:space="0" w:color="auto"/>
              </w:divBdr>
            </w:div>
            <w:div w:id="588850881">
              <w:marLeft w:val="0"/>
              <w:marRight w:val="0"/>
              <w:marTop w:val="0"/>
              <w:marBottom w:val="0"/>
              <w:divBdr>
                <w:top w:val="none" w:sz="0" w:space="0" w:color="auto"/>
                <w:left w:val="none" w:sz="0" w:space="0" w:color="auto"/>
                <w:bottom w:val="none" w:sz="0" w:space="0" w:color="auto"/>
                <w:right w:val="none" w:sz="0" w:space="0" w:color="auto"/>
              </w:divBdr>
            </w:div>
            <w:div w:id="1001084251">
              <w:marLeft w:val="0"/>
              <w:marRight w:val="0"/>
              <w:marTop w:val="0"/>
              <w:marBottom w:val="0"/>
              <w:divBdr>
                <w:top w:val="none" w:sz="0" w:space="0" w:color="auto"/>
                <w:left w:val="none" w:sz="0" w:space="0" w:color="auto"/>
                <w:bottom w:val="none" w:sz="0" w:space="0" w:color="auto"/>
                <w:right w:val="none" w:sz="0" w:space="0" w:color="auto"/>
              </w:divBdr>
            </w:div>
            <w:div w:id="918563768">
              <w:marLeft w:val="0"/>
              <w:marRight w:val="0"/>
              <w:marTop w:val="0"/>
              <w:marBottom w:val="0"/>
              <w:divBdr>
                <w:top w:val="none" w:sz="0" w:space="0" w:color="auto"/>
                <w:left w:val="none" w:sz="0" w:space="0" w:color="auto"/>
                <w:bottom w:val="none" w:sz="0" w:space="0" w:color="auto"/>
                <w:right w:val="none" w:sz="0" w:space="0" w:color="auto"/>
              </w:divBdr>
            </w:div>
            <w:div w:id="1285766493">
              <w:marLeft w:val="0"/>
              <w:marRight w:val="0"/>
              <w:marTop w:val="0"/>
              <w:marBottom w:val="0"/>
              <w:divBdr>
                <w:top w:val="none" w:sz="0" w:space="0" w:color="auto"/>
                <w:left w:val="none" w:sz="0" w:space="0" w:color="auto"/>
                <w:bottom w:val="none" w:sz="0" w:space="0" w:color="auto"/>
                <w:right w:val="none" w:sz="0" w:space="0" w:color="auto"/>
              </w:divBdr>
            </w:div>
            <w:div w:id="104621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706507">
      <w:bodyDiv w:val="1"/>
      <w:marLeft w:val="0"/>
      <w:marRight w:val="0"/>
      <w:marTop w:val="0"/>
      <w:marBottom w:val="0"/>
      <w:divBdr>
        <w:top w:val="none" w:sz="0" w:space="0" w:color="auto"/>
        <w:left w:val="none" w:sz="0" w:space="0" w:color="auto"/>
        <w:bottom w:val="none" w:sz="0" w:space="0" w:color="auto"/>
        <w:right w:val="none" w:sz="0" w:space="0" w:color="auto"/>
      </w:divBdr>
    </w:div>
    <w:div w:id="908728796">
      <w:bodyDiv w:val="1"/>
      <w:marLeft w:val="0"/>
      <w:marRight w:val="0"/>
      <w:marTop w:val="0"/>
      <w:marBottom w:val="0"/>
      <w:divBdr>
        <w:top w:val="none" w:sz="0" w:space="0" w:color="auto"/>
        <w:left w:val="none" w:sz="0" w:space="0" w:color="auto"/>
        <w:bottom w:val="none" w:sz="0" w:space="0" w:color="auto"/>
        <w:right w:val="none" w:sz="0" w:space="0" w:color="auto"/>
      </w:divBdr>
      <w:divsChild>
        <w:div w:id="1920599419">
          <w:marLeft w:val="0"/>
          <w:marRight w:val="0"/>
          <w:marTop w:val="0"/>
          <w:marBottom w:val="0"/>
          <w:divBdr>
            <w:top w:val="none" w:sz="0" w:space="0" w:color="auto"/>
            <w:left w:val="none" w:sz="0" w:space="0" w:color="auto"/>
            <w:bottom w:val="none" w:sz="0" w:space="0" w:color="auto"/>
            <w:right w:val="none" w:sz="0" w:space="0" w:color="auto"/>
          </w:divBdr>
          <w:divsChild>
            <w:div w:id="1086923506">
              <w:marLeft w:val="0"/>
              <w:marRight w:val="0"/>
              <w:marTop w:val="0"/>
              <w:marBottom w:val="0"/>
              <w:divBdr>
                <w:top w:val="none" w:sz="0" w:space="0" w:color="auto"/>
                <w:left w:val="none" w:sz="0" w:space="0" w:color="auto"/>
                <w:bottom w:val="none" w:sz="0" w:space="0" w:color="auto"/>
                <w:right w:val="none" w:sz="0" w:space="0" w:color="auto"/>
              </w:divBdr>
            </w:div>
            <w:div w:id="905333255">
              <w:marLeft w:val="0"/>
              <w:marRight w:val="0"/>
              <w:marTop w:val="0"/>
              <w:marBottom w:val="0"/>
              <w:divBdr>
                <w:top w:val="none" w:sz="0" w:space="0" w:color="auto"/>
                <w:left w:val="none" w:sz="0" w:space="0" w:color="auto"/>
                <w:bottom w:val="none" w:sz="0" w:space="0" w:color="auto"/>
                <w:right w:val="none" w:sz="0" w:space="0" w:color="auto"/>
              </w:divBdr>
            </w:div>
            <w:div w:id="341781675">
              <w:marLeft w:val="0"/>
              <w:marRight w:val="0"/>
              <w:marTop w:val="0"/>
              <w:marBottom w:val="0"/>
              <w:divBdr>
                <w:top w:val="none" w:sz="0" w:space="0" w:color="auto"/>
                <w:left w:val="none" w:sz="0" w:space="0" w:color="auto"/>
                <w:bottom w:val="none" w:sz="0" w:space="0" w:color="auto"/>
                <w:right w:val="none" w:sz="0" w:space="0" w:color="auto"/>
              </w:divBdr>
            </w:div>
            <w:div w:id="730736659">
              <w:marLeft w:val="0"/>
              <w:marRight w:val="0"/>
              <w:marTop w:val="0"/>
              <w:marBottom w:val="0"/>
              <w:divBdr>
                <w:top w:val="none" w:sz="0" w:space="0" w:color="auto"/>
                <w:left w:val="none" w:sz="0" w:space="0" w:color="auto"/>
                <w:bottom w:val="none" w:sz="0" w:space="0" w:color="auto"/>
                <w:right w:val="none" w:sz="0" w:space="0" w:color="auto"/>
              </w:divBdr>
            </w:div>
            <w:div w:id="1834101995">
              <w:marLeft w:val="0"/>
              <w:marRight w:val="0"/>
              <w:marTop w:val="0"/>
              <w:marBottom w:val="0"/>
              <w:divBdr>
                <w:top w:val="none" w:sz="0" w:space="0" w:color="auto"/>
                <w:left w:val="none" w:sz="0" w:space="0" w:color="auto"/>
                <w:bottom w:val="none" w:sz="0" w:space="0" w:color="auto"/>
                <w:right w:val="none" w:sz="0" w:space="0" w:color="auto"/>
              </w:divBdr>
            </w:div>
            <w:div w:id="960578102">
              <w:marLeft w:val="0"/>
              <w:marRight w:val="0"/>
              <w:marTop w:val="0"/>
              <w:marBottom w:val="0"/>
              <w:divBdr>
                <w:top w:val="none" w:sz="0" w:space="0" w:color="auto"/>
                <w:left w:val="none" w:sz="0" w:space="0" w:color="auto"/>
                <w:bottom w:val="none" w:sz="0" w:space="0" w:color="auto"/>
                <w:right w:val="none" w:sz="0" w:space="0" w:color="auto"/>
              </w:divBdr>
            </w:div>
            <w:div w:id="1017930839">
              <w:marLeft w:val="0"/>
              <w:marRight w:val="0"/>
              <w:marTop w:val="0"/>
              <w:marBottom w:val="0"/>
              <w:divBdr>
                <w:top w:val="none" w:sz="0" w:space="0" w:color="auto"/>
                <w:left w:val="none" w:sz="0" w:space="0" w:color="auto"/>
                <w:bottom w:val="none" w:sz="0" w:space="0" w:color="auto"/>
                <w:right w:val="none" w:sz="0" w:space="0" w:color="auto"/>
              </w:divBdr>
            </w:div>
            <w:div w:id="194926484">
              <w:marLeft w:val="0"/>
              <w:marRight w:val="0"/>
              <w:marTop w:val="0"/>
              <w:marBottom w:val="0"/>
              <w:divBdr>
                <w:top w:val="none" w:sz="0" w:space="0" w:color="auto"/>
                <w:left w:val="none" w:sz="0" w:space="0" w:color="auto"/>
                <w:bottom w:val="none" w:sz="0" w:space="0" w:color="auto"/>
                <w:right w:val="none" w:sz="0" w:space="0" w:color="auto"/>
              </w:divBdr>
            </w:div>
            <w:div w:id="1935820662">
              <w:marLeft w:val="0"/>
              <w:marRight w:val="0"/>
              <w:marTop w:val="0"/>
              <w:marBottom w:val="0"/>
              <w:divBdr>
                <w:top w:val="none" w:sz="0" w:space="0" w:color="auto"/>
                <w:left w:val="none" w:sz="0" w:space="0" w:color="auto"/>
                <w:bottom w:val="none" w:sz="0" w:space="0" w:color="auto"/>
                <w:right w:val="none" w:sz="0" w:space="0" w:color="auto"/>
              </w:divBdr>
            </w:div>
            <w:div w:id="576591515">
              <w:marLeft w:val="0"/>
              <w:marRight w:val="0"/>
              <w:marTop w:val="0"/>
              <w:marBottom w:val="0"/>
              <w:divBdr>
                <w:top w:val="none" w:sz="0" w:space="0" w:color="auto"/>
                <w:left w:val="none" w:sz="0" w:space="0" w:color="auto"/>
                <w:bottom w:val="none" w:sz="0" w:space="0" w:color="auto"/>
                <w:right w:val="none" w:sz="0" w:space="0" w:color="auto"/>
              </w:divBdr>
            </w:div>
            <w:div w:id="1075323324">
              <w:marLeft w:val="0"/>
              <w:marRight w:val="0"/>
              <w:marTop w:val="0"/>
              <w:marBottom w:val="0"/>
              <w:divBdr>
                <w:top w:val="none" w:sz="0" w:space="0" w:color="auto"/>
                <w:left w:val="none" w:sz="0" w:space="0" w:color="auto"/>
                <w:bottom w:val="none" w:sz="0" w:space="0" w:color="auto"/>
                <w:right w:val="none" w:sz="0" w:space="0" w:color="auto"/>
              </w:divBdr>
            </w:div>
            <w:div w:id="1084692010">
              <w:marLeft w:val="0"/>
              <w:marRight w:val="0"/>
              <w:marTop w:val="0"/>
              <w:marBottom w:val="0"/>
              <w:divBdr>
                <w:top w:val="none" w:sz="0" w:space="0" w:color="auto"/>
                <w:left w:val="none" w:sz="0" w:space="0" w:color="auto"/>
                <w:bottom w:val="none" w:sz="0" w:space="0" w:color="auto"/>
                <w:right w:val="none" w:sz="0" w:space="0" w:color="auto"/>
              </w:divBdr>
            </w:div>
            <w:div w:id="1389960229">
              <w:marLeft w:val="0"/>
              <w:marRight w:val="0"/>
              <w:marTop w:val="0"/>
              <w:marBottom w:val="0"/>
              <w:divBdr>
                <w:top w:val="none" w:sz="0" w:space="0" w:color="auto"/>
                <w:left w:val="none" w:sz="0" w:space="0" w:color="auto"/>
                <w:bottom w:val="none" w:sz="0" w:space="0" w:color="auto"/>
                <w:right w:val="none" w:sz="0" w:space="0" w:color="auto"/>
              </w:divBdr>
            </w:div>
            <w:div w:id="1255632074">
              <w:marLeft w:val="0"/>
              <w:marRight w:val="0"/>
              <w:marTop w:val="0"/>
              <w:marBottom w:val="0"/>
              <w:divBdr>
                <w:top w:val="none" w:sz="0" w:space="0" w:color="auto"/>
                <w:left w:val="none" w:sz="0" w:space="0" w:color="auto"/>
                <w:bottom w:val="none" w:sz="0" w:space="0" w:color="auto"/>
                <w:right w:val="none" w:sz="0" w:space="0" w:color="auto"/>
              </w:divBdr>
            </w:div>
            <w:div w:id="692420305">
              <w:marLeft w:val="0"/>
              <w:marRight w:val="0"/>
              <w:marTop w:val="0"/>
              <w:marBottom w:val="0"/>
              <w:divBdr>
                <w:top w:val="none" w:sz="0" w:space="0" w:color="auto"/>
                <w:left w:val="none" w:sz="0" w:space="0" w:color="auto"/>
                <w:bottom w:val="none" w:sz="0" w:space="0" w:color="auto"/>
                <w:right w:val="none" w:sz="0" w:space="0" w:color="auto"/>
              </w:divBdr>
            </w:div>
            <w:div w:id="1470704848">
              <w:marLeft w:val="0"/>
              <w:marRight w:val="0"/>
              <w:marTop w:val="0"/>
              <w:marBottom w:val="0"/>
              <w:divBdr>
                <w:top w:val="none" w:sz="0" w:space="0" w:color="auto"/>
                <w:left w:val="none" w:sz="0" w:space="0" w:color="auto"/>
                <w:bottom w:val="none" w:sz="0" w:space="0" w:color="auto"/>
                <w:right w:val="none" w:sz="0" w:space="0" w:color="auto"/>
              </w:divBdr>
            </w:div>
            <w:div w:id="1165557950">
              <w:marLeft w:val="0"/>
              <w:marRight w:val="0"/>
              <w:marTop w:val="0"/>
              <w:marBottom w:val="0"/>
              <w:divBdr>
                <w:top w:val="none" w:sz="0" w:space="0" w:color="auto"/>
                <w:left w:val="none" w:sz="0" w:space="0" w:color="auto"/>
                <w:bottom w:val="none" w:sz="0" w:space="0" w:color="auto"/>
                <w:right w:val="none" w:sz="0" w:space="0" w:color="auto"/>
              </w:divBdr>
            </w:div>
            <w:div w:id="32199670">
              <w:marLeft w:val="0"/>
              <w:marRight w:val="0"/>
              <w:marTop w:val="0"/>
              <w:marBottom w:val="0"/>
              <w:divBdr>
                <w:top w:val="none" w:sz="0" w:space="0" w:color="auto"/>
                <w:left w:val="none" w:sz="0" w:space="0" w:color="auto"/>
                <w:bottom w:val="none" w:sz="0" w:space="0" w:color="auto"/>
                <w:right w:val="none" w:sz="0" w:space="0" w:color="auto"/>
              </w:divBdr>
            </w:div>
            <w:div w:id="379208650">
              <w:marLeft w:val="0"/>
              <w:marRight w:val="0"/>
              <w:marTop w:val="0"/>
              <w:marBottom w:val="0"/>
              <w:divBdr>
                <w:top w:val="none" w:sz="0" w:space="0" w:color="auto"/>
                <w:left w:val="none" w:sz="0" w:space="0" w:color="auto"/>
                <w:bottom w:val="none" w:sz="0" w:space="0" w:color="auto"/>
                <w:right w:val="none" w:sz="0" w:space="0" w:color="auto"/>
              </w:divBdr>
            </w:div>
            <w:div w:id="1256011126">
              <w:marLeft w:val="0"/>
              <w:marRight w:val="0"/>
              <w:marTop w:val="0"/>
              <w:marBottom w:val="0"/>
              <w:divBdr>
                <w:top w:val="none" w:sz="0" w:space="0" w:color="auto"/>
                <w:left w:val="none" w:sz="0" w:space="0" w:color="auto"/>
                <w:bottom w:val="none" w:sz="0" w:space="0" w:color="auto"/>
                <w:right w:val="none" w:sz="0" w:space="0" w:color="auto"/>
              </w:divBdr>
            </w:div>
            <w:div w:id="2064675527">
              <w:marLeft w:val="0"/>
              <w:marRight w:val="0"/>
              <w:marTop w:val="0"/>
              <w:marBottom w:val="0"/>
              <w:divBdr>
                <w:top w:val="none" w:sz="0" w:space="0" w:color="auto"/>
                <w:left w:val="none" w:sz="0" w:space="0" w:color="auto"/>
                <w:bottom w:val="none" w:sz="0" w:space="0" w:color="auto"/>
                <w:right w:val="none" w:sz="0" w:space="0" w:color="auto"/>
              </w:divBdr>
            </w:div>
            <w:div w:id="1733888801">
              <w:marLeft w:val="0"/>
              <w:marRight w:val="0"/>
              <w:marTop w:val="0"/>
              <w:marBottom w:val="0"/>
              <w:divBdr>
                <w:top w:val="none" w:sz="0" w:space="0" w:color="auto"/>
                <w:left w:val="none" w:sz="0" w:space="0" w:color="auto"/>
                <w:bottom w:val="none" w:sz="0" w:space="0" w:color="auto"/>
                <w:right w:val="none" w:sz="0" w:space="0" w:color="auto"/>
              </w:divBdr>
            </w:div>
            <w:div w:id="2096628531">
              <w:marLeft w:val="0"/>
              <w:marRight w:val="0"/>
              <w:marTop w:val="0"/>
              <w:marBottom w:val="0"/>
              <w:divBdr>
                <w:top w:val="none" w:sz="0" w:space="0" w:color="auto"/>
                <w:left w:val="none" w:sz="0" w:space="0" w:color="auto"/>
                <w:bottom w:val="none" w:sz="0" w:space="0" w:color="auto"/>
                <w:right w:val="none" w:sz="0" w:space="0" w:color="auto"/>
              </w:divBdr>
            </w:div>
            <w:div w:id="1372605811">
              <w:marLeft w:val="0"/>
              <w:marRight w:val="0"/>
              <w:marTop w:val="0"/>
              <w:marBottom w:val="0"/>
              <w:divBdr>
                <w:top w:val="none" w:sz="0" w:space="0" w:color="auto"/>
                <w:left w:val="none" w:sz="0" w:space="0" w:color="auto"/>
                <w:bottom w:val="none" w:sz="0" w:space="0" w:color="auto"/>
                <w:right w:val="none" w:sz="0" w:space="0" w:color="auto"/>
              </w:divBdr>
            </w:div>
            <w:div w:id="1606186408">
              <w:marLeft w:val="0"/>
              <w:marRight w:val="0"/>
              <w:marTop w:val="0"/>
              <w:marBottom w:val="0"/>
              <w:divBdr>
                <w:top w:val="none" w:sz="0" w:space="0" w:color="auto"/>
                <w:left w:val="none" w:sz="0" w:space="0" w:color="auto"/>
                <w:bottom w:val="none" w:sz="0" w:space="0" w:color="auto"/>
                <w:right w:val="none" w:sz="0" w:space="0" w:color="auto"/>
              </w:divBdr>
            </w:div>
            <w:div w:id="1249538820">
              <w:marLeft w:val="0"/>
              <w:marRight w:val="0"/>
              <w:marTop w:val="0"/>
              <w:marBottom w:val="0"/>
              <w:divBdr>
                <w:top w:val="none" w:sz="0" w:space="0" w:color="auto"/>
                <w:left w:val="none" w:sz="0" w:space="0" w:color="auto"/>
                <w:bottom w:val="none" w:sz="0" w:space="0" w:color="auto"/>
                <w:right w:val="none" w:sz="0" w:space="0" w:color="auto"/>
              </w:divBdr>
            </w:div>
            <w:div w:id="409737123">
              <w:marLeft w:val="0"/>
              <w:marRight w:val="0"/>
              <w:marTop w:val="0"/>
              <w:marBottom w:val="0"/>
              <w:divBdr>
                <w:top w:val="none" w:sz="0" w:space="0" w:color="auto"/>
                <w:left w:val="none" w:sz="0" w:space="0" w:color="auto"/>
                <w:bottom w:val="none" w:sz="0" w:space="0" w:color="auto"/>
                <w:right w:val="none" w:sz="0" w:space="0" w:color="auto"/>
              </w:divBdr>
            </w:div>
            <w:div w:id="1172791975">
              <w:marLeft w:val="0"/>
              <w:marRight w:val="0"/>
              <w:marTop w:val="0"/>
              <w:marBottom w:val="0"/>
              <w:divBdr>
                <w:top w:val="none" w:sz="0" w:space="0" w:color="auto"/>
                <w:left w:val="none" w:sz="0" w:space="0" w:color="auto"/>
                <w:bottom w:val="none" w:sz="0" w:space="0" w:color="auto"/>
                <w:right w:val="none" w:sz="0" w:space="0" w:color="auto"/>
              </w:divBdr>
            </w:div>
            <w:div w:id="1281258868">
              <w:marLeft w:val="0"/>
              <w:marRight w:val="0"/>
              <w:marTop w:val="0"/>
              <w:marBottom w:val="0"/>
              <w:divBdr>
                <w:top w:val="none" w:sz="0" w:space="0" w:color="auto"/>
                <w:left w:val="none" w:sz="0" w:space="0" w:color="auto"/>
                <w:bottom w:val="none" w:sz="0" w:space="0" w:color="auto"/>
                <w:right w:val="none" w:sz="0" w:space="0" w:color="auto"/>
              </w:divBdr>
            </w:div>
            <w:div w:id="2107267946">
              <w:marLeft w:val="0"/>
              <w:marRight w:val="0"/>
              <w:marTop w:val="0"/>
              <w:marBottom w:val="0"/>
              <w:divBdr>
                <w:top w:val="none" w:sz="0" w:space="0" w:color="auto"/>
                <w:left w:val="none" w:sz="0" w:space="0" w:color="auto"/>
                <w:bottom w:val="none" w:sz="0" w:space="0" w:color="auto"/>
                <w:right w:val="none" w:sz="0" w:space="0" w:color="auto"/>
              </w:divBdr>
            </w:div>
            <w:div w:id="423384997">
              <w:marLeft w:val="0"/>
              <w:marRight w:val="0"/>
              <w:marTop w:val="0"/>
              <w:marBottom w:val="0"/>
              <w:divBdr>
                <w:top w:val="none" w:sz="0" w:space="0" w:color="auto"/>
                <w:left w:val="none" w:sz="0" w:space="0" w:color="auto"/>
                <w:bottom w:val="none" w:sz="0" w:space="0" w:color="auto"/>
                <w:right w:val="none" w:sz="0" w:space="0" w:color="auto"/>
              </w:divBdr>
            </w:div>
            <w:div w:id="2121803502">
              <w:marLeft w:val="0"/>
              <w:marRight w:val="0"/>
              <w:marTop w:val="0"/>
              <w:marBottom w:val="0"/>
              <w:divBdr>
                <w:top w:val="none" w:sz="0" w:space="0" w:color="auto"/>
                <w:left w:val="none" w:sz="0" w:space="0" w:color="auto"/>
                <w:bottom w:val="none" w:sz="0" w:space="0" w:color="auto"/>
                <w:right w:val="none" w:sz="0" w:space="0" w:color="auto"/>
              </w:divBdr>
            </w:div>
            <w:div w:id="315837927">
              <w:marLeft w:val="0"/>
              <w:marRight w:val="0"/>
              <w:marTop w:val="0"/>
              <w:marBottom w:val="0"/>
              <w:divBdr>
                <w:top w:val="none" w:sz="0" w:space="0" w:color="auto"/>
                <w:left w:val="none" w:sz="0" w:space="0" w:color="auto"/>
                <w:bottom w:val="none" w:sz="0" w:space="0" w:color="auto"/>
                <w:right w:val="none" w:sz="0" w:space="0" w:color="auto"/>
              </w:divBdr>
            </w:div>
            <w:div w:id="792748919">
              <w:marLeft w:val="0"/>
              <w:marRight w:val="0"/>
              <w:marTop w:val="0"/>
              <w:marBottom w:val="0"/>
              <w:divBdr>
                <w:top w:val="none" w:sz="0" w:space="0" w:color="auto"/>
                <w:left w:val="none" w:sz="0" w:space="0" w:color="auto"/>
                <w:bottom w:val="none" w:sz="0" w:space="0" w:color="auto"/>
                <w:right w:val="none" w:sz="0" w:space="0" w:color="auto"/>
              </w:divBdr>
            </w:div>
            <w:div w:id="1924798441">
              <w:marLeft w:val="0"/>
              <w:marRight w:val="0"/>
              <w:marTop w:val="0"/>
              <w:marBottom w:val="0"/>
              <w:divBdr>
                <w:top w:val="none" w:sz="0" w:space="0" w:color="auto"/>
                <w:left w:val="none" w:sz="0" w:space="0" w:color="auto"/>
                <w:bottom w:val="none" w:sz="0" w:space="0" w:color="auto"/>
                <w:right w:val="none" w:sz="0" w:space="0" w:color="auto"/>
              </w:divBdr>
            </w:div>
            <w:div w:id="1389957604">
              <w:marLeft w:val="0"/>
              <w:marRight w:val="0"/>
              <w:marTop w:val="0"/>
              <w:marBottom w:val="0"/>
              <w:divBdr>
                <w:top w:val="none" w:sz="0" w:space="0" w:color="auto"/>
                <w:left w:val="none" w:sz="0" w:space="0" w:color="auto"/>
                <w:bottom w:val="none" w:sz="0" w:space="0" w:color="auto"/>
                <w:right w:val="none" w:sz="0" w:space="0" w:color="auto"/>
              </w:divBdr>
            </w:div>
            <w:div w:id="1583835797">
              <w:marLeft w:val="0"/>
              <w:marRight w:val="0"/>
              <w:marTop w:val="0"/>
              <w:marBottom w:val="0"/>
              <w:divBdr>
                <w:top w:val="none" w:sz="0" w:space="0" w:color="auto"/>
                <w:left w:val="none" w:sz="0" w:space="0" w:color="auto"/>
                <w:bottom w:val="none" w:sz="0" w:space="0" w:color="auto"/>
                <w:right w:val="none" w:sz="0" w:space="0" w:color="auto"/>
              </w:divBdr>
            </w:div>
            <w:div w:id="18897959">
              <w:marLeft w:val="0"/>
              <w:marRight w:val="0"/>
              <w:marTop w:val="0"/>
              <w:marBottom w:val="0"/>
              <w:divBdr>
                <w:top w:val="none" w:sz="0" w:space="0" w:color="auto"/>
                <w:left w:val="none" w:sz="0" w:space="0" w:color="auto"/>
                <w:bottom w:val="none" w:sz="0" w:space="0" w:color="auto"/>
                <w:right w:val="none" w:sz="0" w:space="0" w:color="auto"/>
              </w:divBdr>
            </w:div>
            <w:div w:id="1918400949">
              <w:marLeft w:val="0"/>
              <w:marRight w:val="0"/>
              <w:marTop w:val="0"/>
              <w:marBottom w:val="0"/>
              <w:divBdr>
                <w:top w:val="none" w:sz="0" w:space="0" w:color="auto"/>
                <w:left w:val="none" w:sz="0" w:space="0" w:color="auto"/>
                <w:bottom w:val="none" w:sz="0" w:space="0" w:color="auto"/>
                <w:right w:val="none" w:sz="0" w:space="0" w:color="auto"/>
              </w:divBdr>
            </w:div>
            <w:div w:id="1023554062">
              <w:marLeft w:val="0"/>
              <w:marRight w:val="0"/>
              <w:marTop w:val="0"/>
              <w:marBottom w:val="0"/>
              <w:divBdr>
                <w:top w:val="none" w:sz="0" w:space="0" w:color="auto"/>
                <w:left w:val="none" w:sz="0" w:space="0" w:color="auto"/>
                <w:bottom w:val="none" w:sz="0" w:space="0" w:color="auto"/>
                <w:right w:val="none" w:sz="0" w:space="0" w:color="auto"/>
              </w:divBdr>
            </w:div>
            <w:div w:id="1258715280">
              <w:marLeft w:val="0"/>
              <w:marRight w:val="0"/>
              <w:marTop w:val="0"/>
              <w:marBottom w:val="0"/>
              <w:divBdr>
                <w:top w:val="none" w:sz="0" w:space="0" w:color="auto"/>
                <w:left w:val="none" w:sz="0" w:space="0" w:color="auto"/>
                <w:bottom w:val="none" w:sz="0" w:space="0" w:color="auto"/>
                <w:right w:val="none" w:sz="0" w:space="0" w:color="auto"/>
              </w:divBdr>
            </w:div>
            <w:div w:id="1678922051">
              <w:marLeft w:val="0"/>
              <w:marRight w:val="0"/>
              <w:marTop w:val="0"/>
              <w:marBottom w:val="0"/>
              <w:divBdr>
                <w:top w:val="none" w:sz="0" w:space="0" w:color="auto"/>
                <w:left w:val="none" w:sz="0" w:space="0" w:color="auto"/>
                <w:bottom w:val="none" w:sz="0" w:space="0" w:color="auto"/>
                <w:right w:val="none" w:sz="0" w:space="0" w:color="auto"/>
              </w:divBdr>
            </w:div>
            <w:div w:id="471993001">
              <w:marLeft w:val="0"/>
              <w:marRight w:val="0"/>
              <w:marTop w:val="0"/>
              <w:marBottom w:val="0"/>
              <w:divBdr>
                <w:top w:val="none" w:sz="0" w:space="0" w:color="auto"/>
                <w:left w:val="none" w:sz="0" w:space="0" w:color="auto"/>
                <w:bottom w:val="none" w:sz="0" w:space="0" w:color="auto"/>
                <w:right w:val="none" w:sz="0" w:space="0" w:color="auto"/>
              </w:divBdr>
            </w:div>
            <w:div w:id="56706554">
              <w:marLeft w:val="0"/>
              <w:marRight w:val="0"/>
              <w:marTop w:val="0"/>
              <w:marBottom w:val="0"/>
              <w:divBdr>
                <w:top w:val="none" w:sz="0" w:space="0" w:color="auto"/>
                <w:left w:val="none" w:sz="0" w:space="0" w:color="auto"/>
                <w:bottom w:val="none" w:sz="0" w:space="0" w:color="auto"/>
                <w:right w:val="none" w:sz="0" w:space="0" w:color="auto"/>
              </w:divBdr>
            </w:div>
            <w:div w:id="560139999">
              <w:marLeft w:val="0"/>
              <w:marRight w:val="0"/>
              <w:marTop w:val="0"/>
              <w:marBottom w:val="0"/>
              <w:divBdr>
                <w:top w:val="none" w:sz="0" w:space="0" w:color="auto"/>
                <w:left w:val="none" w:sz="0" w:space="0" w:color="auto"/>
                <w:bottom w:val="none" w:sz="0" w:space="0" w:color="auto"/>
                <w:right w:val="none" w:sz="0" w:space="0" w:color="auto"/>
              </w:divBdr>
            </w:div>
            <w:div w:id="2063475671">
              <w:marLeft w:val="0"/>
              <w:marRight w:val="0"/>
              <w:marTop w:val="0"/>
              <w:marBottom w:val="0"/>
              <w:divBdr>
                <w:top w:val="none" w:sz="0" w:space="0" w:color="auto"/>
                <w:left w:val="none" w:sz="0" w:space="0" w:color="auto"/>
                <w:bottom w:val="none" w:sz="0" w:space="0" w:color="auto"/>
                <w:right w:val="none" w:sz="0" w:space="0" w:color="auto"/>
              </w:divBdr>
            </w:div>
            <w:div w:id="190606561">
              <w:marLeft w:val="0"/>
              <w:marRight w:val="0"/>
              <w:marTop w:val="0"/>
              <w:marBottom w:val="0"/>
              <w:divBdr>
                <w:top w:val="none" w:sz="0" w:space="0" w:color="auto"/>
                <w:left w:val="none" w:sz="0" w:space="0" w:color="auto"/>
                <w:bottom w:val="none" w:sz="0" w:space="0" w:color="auto"/>
                <w:right w:val="none" w:sz="0" w:space="0" w:color="auto"/>
              </w:divBdr>
            </w:div>
            <w:div w:id="301616673">
              <w:marLeft w:val="0"/>
              <w:marRight w:val="0"/>
              <w:marTop w:val="0"/>
              <w:marBottom w:val="0"/>
              <w:divBdr>
                <w:top w:val="none" w:sz="0" w:space="0" w:color="auto"/>
                <w:left w:val="none" w:sz="0" w:space="0" w:color="auto"/>
                <w:bottom w:val="none" w:sz="0" w:space="0" w:color="auto"/>
                <w:right w:val="none" w:sz="0" w:space="0" w:color="auto"/>
              </w:divBdr>
            </w:div>
            <w:div w:id="1510021885">
              <w:marLeft w:val="0"/>
              <w:marRight w:val="0"/>
              <w:marTop w:val="0"/>
              <w:marBottom w:val="0"/>
              <w:divBdr>
                <w:top w:val="none" w:sz="0" w:space="0" w:color="auto"/>
                <w:left w:val="none" w:sz="0" w:space="0" w:color="auto"/>
                <w:bottom w:val="none" w:sz="0" w:space="0" w:color="auto"/>
                <w:right w:val="none" w:sz="0" w:space="0" w:color="auto"/>
              </w:divBdr>
            </w:div>
            <w:div w:id="1631934114">
              <w:marLeft w:val="0"/>
              <w:marRight w:val="0"/>
              <w:marTop w:val="0"/>
              <w:marBottom w:val="0"/>
              <w:divBdr>
                <w:top w:val="none" w:sz="0" w:space="0" w:color="auto"/>
                <w:left w:val="none" w:sz="0" w:space="0" w:color="auto"/>
                <w:bottom w:val="none" w:sz="0" w:space="0" w:color="auto"/>
                <w:right w:val="none" w:sz="0" w:space="0" w:color="auto"/>
              </w:divBdr>
            </w:div>
            <w:div w:id="800345385">
              <w:marLeft w:val="0"/>
              <w:marRight w:val="0"/>
              <w:marTop w:val="0"/>
              <w:marBottom w:val="0"/>
              <w:divBdr>
                <w:top w:val="none" w:sz="0" w:space="0" w:color="auto"/>
                <w:left w:val="none" w:sz="0" w:space="0" w:color="auto"/>
                <w:bottom w:val="none" w:sz="0" w:space="0" w:color="auto"/>
                <w:right w:val="none" w:sz="0" w:space="0" w:color="auto"/>
              </w:divBdr>
            </w:div>
            <w:div w:id="1045331435">
              <w:marLeft w:val="0"/>
              <w:marRight w:val="0"/>
              <w:marTop w:val="0"/>
              <w:marBottom w:val="0"/>
              <w:divBdr>
                <w:top w:val="none" w:sz="0" w:space="0" w:color="auto"/>
                <w:left w:val="none" w:sz="0" w:space="0" w:color="auto"/>
                <w:bottom w:val="none" w:sz="0" w:space="0" w:color="auto"/>
                <w:right w:val="none" w:sz="0" w:space="0" w:color="auto"/>
              </w:divBdr>
            </w:div>
            <w:div w:id="1105536270">
              <w:marLeft w:val="0"/>
              <w:marRight w:val="0"/>
              <w:marTop w:val="0"/>
              <w:marBottom w:val="0"/>
              <w:divBdr>
                <w:top w:val="none" w:sz="0" w:space="0" w:color="auto"/>
                <w:left w:val="none" w:sz="0" w:space="0" w:color="auto"/>
                <w:bottom w:val="none" w:sz="0" w:space="0" w:color="auto"/>
                <w:right w:val="none" w:sz="0" w:space="0" w:color="auto"/>
              </w:divBdr>
            </w:div>
            <w:div w:id="470095772">
              <w:marLeft w:val="0"/>
              <w:marRight w:val="0"/>
              <w:marTop w:val="0"/>
              <w:marBottom w:val="0"/>
              <w:divBdr>
                <w:top w:val="none" w:sz="0" w:space="0" w:color="auto"/>
                <w:left w:val="none" w:sz="0" w:space="0" w:color="auto"/>
                <w:bottom w:val="none" w:sz="0" w:space="0" w:color="auto"/>
                <w:right w:val="none" w:sz="0" w:space="0" w:color="auto"/>
              </w:divBdr>
            </w:div>
            <w:div w:id="1105927372">
              <w:marLeft w:val="0"/>
              <w:marRight w:val="0"/>
              <w:marTop w:val="0"/>
              <w:marBottom w:val="0"/>
              <w:divBdr>
                <w:top w:val="none" w:sz="0" w:space="0" w:color="auto"/>
                <w:left w:val="none" w:sz="0" w:space="0" w:color="auto"/>
                <w:bottom w:val="none" w:sz="0" w:space="0" w:color="auto"/>
                <w:right w:val="none" w:sz="0" w:space="0" w:color="auto"/>
              </w:divBdr>
            </w:div>
            <w:div w:id="1558514039">
              <w:marLeft w:val="0"/>
              <w:marRight w:val="0"/>
              <w:marTop w:val="0"/>
              <w:marBottom w:val="0"/>
              <w:divBdr>
                <w:top w:val="none" w:sz="0" w:space="0" w:color="auto"/>
                <w:left w:val="none" w:sz="0" w:space="0" w:color="auto"/>
                <w:bottom w:val="none" w:sz="0" w:space="0" w:color="auto"/>
                <w:right w:val="none" w:sz="0" w:space="0" w:color="auto"/>
              </w:divBdr>
            </w:div>
            <w:div w:id="875702560">
              <w:marLeft w:val="0"/>
              <w:marRight w:val="0"/>
              <w:marTop w:val="0"/>
              <w:marBottom w:val="0"/>
              <w:divBdr>
                <w:top w:val="none" w:sz="0" w:space="0" w:color="auto"/>
                <w:left w:val="none" w:sz="0" w:space="0" w:color="auto"/>
                <w:bottom w:val="none" w:sz="0" w:space="0" w:color="auto"/>
                <w:right w:val="none" w:sz="0" w:space="0" w:color="auto"/>
              </w:divBdr>
            </w:div>
            <w:div w:id="1165978844">
              <w:marLeft w:val="0"/>
              <w:marRight w:val="0"/>
              <w:marTop w:val="0"/>
              <w:marBottom w:val="0"/>
              <w:divBdr>
                <w:top w:val="none" w:sz="0" w:space="0" w:color="auto"/>
                <w:left w:val="none" w:sz="0" w:space="0" w:color="auto"/>
                <w:bottom w:val="none" w:sz="0" w:space="0" w:color="auto"/>
                <w:right w:val="none" w:sz="0" w:space="0" w:color="auto"/>
              </w:divBdr>
            </w:div>
            <w:div w:id="1783567873">
              <w:marLeft w:val="0"/>
              <w:marRight w:val="0"/>
              <w:marTop w:val="0"/>
              <w:marBottom w:val="0"/>
              <w:divBdr>
                <w:top w:val="none" w:sz="0" w:space="0" w:color="auto"/>
                <w:left w:val="none" w:sz="0" w:space="0" w:color="auto"/>
                <w:bottom w:val="none" w:sz="0" w:space="0" w:color="auto"/>
                <w:right w:val="none" w:sz="0" w:space="0" w:color="auto"/>
              </w:divBdr>
            </w:div>
            <w:div w:id="6981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03560">
      <w:bodyDiv w:val="1"/>
      <w:marLeft w:val="0"/>
      <w:marRight w:val="0"/>
      <w:marTop w:val="0"/>
      <w:marBottom w:val="0"/>
      <w:divBdr>
        <w:top w:val="none" w:sz="0" w:space="0" w:color="auto"/>
        <w:left w:val="none" w:sz="0" w:space="0" w:color="auto"/>
        <w:bottom w:val="none" w:sz="0" w:space="0" w:color="auto"/>
        <w:right w:val="none" w:sz="0" w:space="0" w:color="auto"/>
      </w:divBdr>
      <w:divsChild>
        <w:div w:id="1404638374">
          <w:marLeft w:val="0"/>
          <w:marRight w:val="0"/>
          <w:marTop w:val="0"/>
          <w:marBottom w:val="0"/>
          <w:divBdr>
            <w:top w:val="none" w:sz="0" w:space="0" w:color="auto"/>
            <w:left w:val="none" w:sz="0" w:space="0" w:color="auto"/>
            <w:bottom w:val="none" w:sz="0" w:space="0" w:color="auto"/>
            <w:right w:val="none" w:sz="0" w:space="0" w:color="auto"/>
          </w:divBdr>
          <w:divsChild>
            <w:div w:id="1860509665">
              <w:marLeft w:val="0"/>
              <w:marRight w:val="0"/>
              <w:marTop w:val="0"/>
              <w:marBottom w:val="0"/>
              <w:divBdr>
                <w:top w:val="none" w:sz="0" w:space="0" w:color="auto"/>
                <w:left w:val="none" w:sz="0" w:space="0" w:color="auto"/>
                <w:bottom w:val="none" w:sz="0" w:space="0" w:color="auto"/>
                <w:right w:val="none" w:sz="0" w:space="0" w:color="auto"/>
              </w:divBdr>
            </w:div>
            <w:div w:id="480774683">
              <w:marLeft w:val="0"/>
              <w:marRight w:val="0"/>
              <w:marTop w:val="0"/>
              <w:marBottom w:val="0"/>
              <w:divBdr>
                <w:top w:val="none" w:sz="0" w:space="0" w:color="auto"/>
                <w:left w:val="none" w:sz="0" w:space="0" w:color="auto"/>
                <w:bottom w:val="none" w:sz="0" w:space="0" w:color="auto"/>
                <w:right w:val="none" w:sz="0" w:space="0" w:color="auto"/>
              </w:divBdr>
            </w:div>
            <w:div w:id="947083177">
              <w:marLeft w:val="0"/>
              <w:marRight w:val="0"/>
              <w:marTop w:val="0"/>
              <w:marBottom w:val="0"/>
              <w:divBdr>
                <w:top w:val="none" w:sz="0" w:space="0" w:color="auto"/>
                <w:left w:val="none" w:sz="0" w:space="0" w:color="auto"/>
                <w:bottom w:val="none" w:sz="0" w:space="0" w:color="auto"/>
                <w:right w:val="none" w:sz="0" w:space="0" w:color="auto"/>
              </w:divBdr>
            </w:div>
            <w:div w:id="597375900">
              <w:marLeft w:val="0"/>
              <w:marRight w:val="0"/>
              <w:marTop w:val="0"/>
              <w:marBottom w:val="0"/>
              <w:divBdr>
                <w:top w:val="none" w:sz="0" w:space="0" w:color="auto"/>
                <w:left w:val="none" w:sz="0" w:space="0" w:color="auto"/>
                <w:bottom w:val="none" w:sz="0" w:space="0" w:color="auto"/>
                <w:right w:val="none" w:sz="0" w:space="0" w:color="auto"/>
              </w:divBdr>
            </w:div>
            <w:div w:id="1949071988">
              <w:marLeft w:val="0"/>
              <w:marRight w:val="0"/>
              <w:marTop w:val="0"/>
              <w:marBottom w:val="0"/>
              <w:divBdr>
                <w:top w:val="none" w:sz="0" w:space="0" w:color="auto"/>
                <w:left w:val="none" w:sz="0" w:space="0" w:color="auto"/>
                <w:bottom w:val="none" w:sz="0" w:space="0" w:color="auto"/>
                <w:right w:val="none" w:sz="0" w:space="0" w:color="auto"/>
              </w:divBdr>
            </w:div>
            <w:div w:id="1545218115">
              <w:marLeft w:val="0"/>
              <w:marRight w:val="0"/>
              <w:marTop w:val="0"/>
              <w:marBottom w:val="0"/>
              <w:divBdr>
                <w:top w:val="none" w:sz="0" w:space="0" w:color="auto"/>
                <w:left w:val="none" w:sz="0" w:space="0" w:color="auto"/>
                <w:bottom w:val="none" w:sz="0" w:space="0" w:color="auto"/>
                <w:right w:val="none" w:sz="0" w:space="0" w:color="auto"/>
              </w:divBdr>
            </w:div>
            <w:div w:id="446042212">
              <w:marLeft w:val="0"/>
              <w:marRight w:val="0"/>
              <w:marTop w:val="0"/>
              <w:marBottom w:val="0"/>
              <w:divBdr>
                <w:top w:val="none" w:sz="0" w:space="0" w:color="auto"/>
                <w:left w:val="none" w:sz="0" w:space="0" w:color="auto"/>
                <w:bottom w:val="none" w:sz="0" w:space="0" w:color="auto"/>
                <w:right w:val="none" w:sz="0" w:space="0" w:color="auto"/>
              </w:divBdr>
            </w:div>
            <w:div w:id="1271888644">
              <w:marLeft w:val="0"/>
              <w:marRight w:val="0"/>
              <w:marTop w:val="0"/>
              <w:marBottom w:val="0"/>
              <w:divBdr>
                <w:top w:val="none" w:sz="0" w:space="0" w:color="auto"/>
                <w:left w:val="none" w:sz="0" w:space="0" w:color="auto"/>
                <w:bottom w:val="none" w:sz="0" w:space="0" w:color="auto"/>
                <w:right w:val="none" w:sz="0" w:space="0" w:color="auto"/>
              </w:divBdr>
            </w:div>
            <w:div w:id="1871145521">
              <w:marLeft w:val="0"/>
              <w:marRight w:val="0"/>
              <w:marTop w:val="0"/>
              <w:marBottom w:val="0"/>
              <w:divBdr>
                <w:top w:val="none" w:sz="0" w:space="0" w:color="auto"/>
                <w:left w:val="none" w:sz="0" w:space="0" w:color="auto"/>
                <w:bottom w:val="none" w:sz="0" w:space="0" w:color="auto"/>
                <w:right w:val="none" w:sz="0" w:space="0" w:color="auto"/>
              </w:divBdr>
            </w:div>
            <w:div w:id="260912882">
              <w:marLeft w:val="0"/>
              <w:marRight w:val="0"/>
              <w:marTop w:val="0"/>
              <w:marBottom w:val="0"/>
              <w:divBdr>
                <w:top w:val="none" w:sz="0" w:space="0" w:color="auto"/>
                <w:left w:val="none" w:sz="0" w:space="0" w:color="auto"/>
                <w:bottom w:val="none" w:sz="0" w:space="0" w:color="auto"/>
                <w:right w:val="none" w:sz="0" w:space="0" w:color="auto"/>
              </w:divBdr>
            </w:div>
            <w:div w:id="6830486">
              <w:marLeft w:val="0"/>
              <w:marRight w:val="0"/>
              <w:marTop w:val="0"/>
              <w:marBottom w:val="0"/>
              <w:divBdr>
                <w:top w:val="none" w:sz="0" w:space="0" w:color="auto"/>
                <w:left w:val="none" w:sz="0" w:space="0" w:color="auto"/>
                <w:bottom w:val="none" w:sz="0" w:space="0" w:color="auto"/>
                <w:right w:val="none" w:sz="0" w:space="0" w:color="auto"/>
              </w:divBdr>
            </w:div>
            <w:div w:id="1486822522">
              <w:marLeft w:val="0"/>
              <w:marRight w:val="0"/>
              <w:marTop w:val="0"/>
              <w:marBottom w:val="0"/>
              <w:divBdr>
                <w:top w:val="none" w:sz="0" w:space="0" w:color="auto"/>
                <w:left w:val="none" w:sz="0" w:space="0" w:color="auto"/>
                <w:bottom w:val="none" w:sz="0" w:space="0" w:color="auto"/>
                <w:right w:val="none" w:sz="0" w:space="0" w:color="auto"/>
              </w:divBdr>
            </w:div>
            <w:div w:id="1933971588">
              <w:marLeft w:val="0"/>
              <w:marRight w:val="0"/>
              <w:marTop w:val="0"/>
              <w:marBottom w:val="0"/>
              <w:divBdr>
                <w:top w:val="none" w:sz="0" w:space="0" w:color="auto"/>
                <w:left w:val="none" w:sz="0" w:space="0" w:color="auto"/>
                <w:bottom w:val="none" w:sz="0" w:space="0" w:color="auto"/>
                <w:right w:val="none" w:sz="0" w:space="0" w:color="auto"/>
              </w:divBdr>
            </w:div>
            <w:div w:id="689063518">
              <w:marLeft w:val="0"/>
              <w:marRight w:val="0"/>
              <w:marTop w:val="0"/>
              <w:marBottom w:val="0"/>
              <w:divBdr>
                <w:top w:val="none" w:sz="0" w:space="0" w:color="auto"/>
                <w:left w:val="none" w:sz="0" w:space="0" w:color="auto"/>
                <w:bottom w:val="none" w:sz="0" w:space="0" w:color="auto"/>
                <w:right w:val="none" w:sz="0" w:space="0" w:color="auto"/>
              </w:divBdr>
            </w:div>
            <w:div w:id="477843074">
              <w:marLeft w:val="0"/>
              <w:marRight w:val="0"/>
              <w:marTop w:val="0"/>
              <w:marBottom w:val="0"/>
              <w:divBdr>
                <w:top w:val="none" w:sz="0" w:space="0" w:color="auto"/>
                <w:left w:val="none" w:sz="0" w:space="0" w:color="auto"/>
                <w:bottom w:val="none" w:sz="0" w:space="0" w:color="auto"/>
                <w:right w:val="none" w:sz="0" w:space="0" w:color="auto"/>
              </w:divBdr>
            </w:div>
            <w:div w:id="17244921">
              <w:marLeft w:val="0"/>
              <w:marRight w:val="0"/>
              <w:marTop w:val="0"/>
              <w:marBottom w:val="0"/>
              <w:divBdr>
                <w:top w:val="none" w:sz="0" w:space="0" w:color="auto"/>
                <w:left w:val="none" w:sz="0" w:space="0" w:color="auto"/>
                <w:bottom w:val="none" w:sz="0" w:space="0" w:color="auto"/>
                <w:right w:val="none" w:sz="0" w:space="0" w:color="auto"/>
              </w:divBdr>
            </w:div>
            <w:div w:id="1332757951">
              <w:marLeft w:val="0"/>
              <w:marRight w:val="0"/>
              <w:marTop w:val="0"/>
              <w:marBottom w:val="0"/>
              <w:divBdr>
                <w:top w:val="none" w:sz="0" w:space="0" w:color="auto"/>
                <w:left w:val="none" w:sz="0" w:space="0" w:color="auto"/>
                <w:bottom w:val="none" w:sz="0" w:space="0" w:color="auto"/>
                <w:right w:val="none" w:sz="0" w:space="0" w:color="auto"/>
              </w:divBdr>
            </w:div>
            <w:div w:id="1466855590">
              <w:marLeft w:val="0"/>
              <w:marRight w:val="0"/>
              <w:marTop w:val="0"/>
              <w:marBottom w:val="0"/>
              <w:divBdr>
                <w:top w:val="none" w:sz="0" w:space="0" w:color="auto"/>
                <w:left w:val="none" w:sz="0" w:space="0" w:color="auto"/>
                <w:bottom w:val="none" w:sz="0" w:space="0" w:color="auto"/>
                <w:right w:val="none" w:sz="0" w:space="0" w:color="auto"/>
              </w:divBdr>
            </w:div>
            <w:div w:id="1122575574">
              <w:marLeft w:val="0"/>
              <w:marRight w:val="0"/>
              <w:marTop w:val="0"/>
              <w:marBottom w:val="0"/>
              <w:divBdr>
                <w:top w:val="none" w:sz="0" w:space="0" w:color="auto"/>
                <w:left w:val="none" w:sz="0" w:space="0" w:color="auto"/>
                <w:bottom w:val="none" w:sz="0" w:space="0" w:color="auto"/>
                <w:right w:val="none" w:sz="0" w:space="0" w:color="auto"/>
              </w:divBdr>
            </w:div>
            <w:div w:id="807167850">
              <w:marLeft w:val="0"/>
              <w:marRight w:val="0"/>
              <w:marTop w:val="0"/>
              <w:marBottom w:val="0"/>
              <w:divBdr>
                <w:top w:val="none" w:sz="0" w:space="0" w:color="auto"/>
                <w:left w:val="none" w:sz="0" w:space="0" w:color="auto"/>
                <w:bottom w:val="none" w:sz="0" w:space="0" w:color="auto"/>
                <w:right w:val="none" w:sz="0" w:space="0" w:color="auto"/>
              </w:divBdr>
            </w:div>
            <w:div w:id="2118135410">
              <w:marLeft w:val="0"/>
              <w:marRight w:val="0"/>
              <w:marTop w:val="0"/>
              <w:marBottom w:val="0"/>
              <w:divBdr>
                <w:top w:val="none" w:sz="0" w:space="0" w:color="auto"/>
                <w:left w:val="none" w:sz="0" w:space="0" w:color="auto"/>
                <w:bottom w:val="none" w:sz="0" w:space="0" w:color="auto"/>
                <w:right w:val="none" w:sz="0" w:space="0" w:color="auto"/>
              </w:divBdr>
            </w:div>
            <w:div w:id="1461534666">
              <w:marLeft w:val="0"/>
              <w:marRight w:val="0"/>
              <w:marTop w:val="0"/>
              <w:marBottom w:val="0"/>
              <w:divBdr>
                <w:top w:val="none" w:sz="0" w:space="0" w:color="auto"/>
                <w:left w:val="none" w:sz="0" w:space="0" w:color="auto"/>
                <w:bottom w:val="none" w:sz="0" w:space="0" w:color="auto"/>
                <w:right w:val="none" w:sz="0" w:space="0" w:color="auto"/>
              </w:divBdr>
            </w:div>
            <w:div w:id="1170410266">
              <w:marLeft w:val="0"/>
              <w:marRight w:val="0"/>
              <w:marTop w:val="0"/>
              <w:marBottom w:val="0"/>
              <w:divBdr>
                <w:top w:val="none" w:sz="0" w:space="0" w:color="auto"/>
                <w:left w:val="none" w:sz="0" w:space="0" w:color="auto"/>
                <w:bottom w:val="none" w:sz="0" w:space="0" w:color="auto"/>
                <w:right w:val="none" w:sz="0" w:space="0" w:color="auto"/>
              </w:divBdr>
            </w:div>
            <w:div w:id="1785348785">
              <w:marLeft w:val="0"/>
              <w:marRight w:val="0"/>
              <w:marTop w:val="0"/>
              <w:marBottom w:val="0"/>
              <w:divBdr>
                <w:top w:val="none" w:sz="0" w:space="0" w:color="auto"/>
                <w:left w:val="none" w:sz="0" w:space="0" w:color="auto"/>
                <w:bottom w:val="none" w:sz="0" w:space="0" w:color="auto"/>
                <w:right w:val="none" w:sz="0" w:space="0" w:color="auto"/>
              </w:divBdr>
            </w:div>
            <w:div w:id="323242890">
              <w:marLeft w:val="0"/>
              <w:marRight w:val="0"/>
              <w:marTop w:val="0"/>
              <w:marBottom w:val="0"/>
              <w:divBdr>
                <w:top w:val="none" w:sz="0" w:space="0" w:color="auto"/>
                <w:left w:val="none" w:sz="0" w:space="0" w:color="auto"/>
                <w:bottom w:val="none" w:sz="0" w:space="0" w:color="auto"/>
                <w:right w:val="none" w:sz="0" w:space="0" w:color="auto"/>
              </w:divBdr>
            </w:div>
            <w:div w:id="174656092">
              <w:marLeft w:val="0"/>
              <w:marRight w:val="0"/>
              <w:marTop w:val="0"/>
              <w:marBottom w:val="0"/>
              <w:divBdr>
                <w:top w:val="none" w:sz="0" w:space="0" w:color="auto"/>
                <w:left w:val="none" w:sz="0" w:space="0" w:color="auto"/>
                <w:bottom w:val="none" w:sz="0" w:space="0" w:color="auto"/>
                <w:right w:val="none" w:sz="0" w:space="0" w:color="auto"/>
              </w:divBdr>
            </w:div>
            <w:div w:id="1949238552">
              <w:marLeft w:val="0"/>
              <w:marRight w:val="0"/>
              <w:marTop w:val="0"/>
              <w:marBottom w:val="0"/>
              <w:divBdr>
                <w:top w:val="none" w:sz="0" w:space="0" w:color="auto"/>
                <w:left w:val="none" w:sz="0" w:space="0" w:color="auto"/>
                <w:bottom w:val="none" w:sz="0" w:space="0" w:color="auto"/>
                <w:right w:val="none" w:sz="0" w:space="0" w:color="auto"/>
              </w:divBdr>
            </w:div>
            <w:div w:id="1789810692">
              <w:marLeft w:val="0"/>
              <w:marRight w:val="0"/>
              <w:marTop w:val="0"/>
              <w:marBottom w:val="0"/>
              <w:divBdr>
                <w:top w:val="none" w:sz="0" w:space="0" w:color="auto"/>
                <w:left w:val="none" w:sz="0" w:space="0" w:color="auto"/>
                <w:bottom w:val="none" w:sz="0" w:space="0" w:color="auto"/>
                <w:right w:val="none" w:sz="0" w:space="0" w:color="auto"/>
              </w:divBdr>
            </w:div>
            <w:div w:id="583808503">
              <w:marLeft w:val="0"/>
              <w:marRight w:val="0"/>
              <w:marTop w:val="0"/>
              <w:marBottom w:val="0"/>
              <w:divBdr>
                <w:top w:val="none" w:sz="0" w:space="0" w:color="auto"/>
                <w:left w:val="none" w:sz="0" w:space="0" w:color="auto"/>
                <w:bottom w:val="none" w:sz="0" w:space="0" w:color="auto"/>
                <w:right w:val="none" w:sz="0" w:space="0" w:color="auto"/>
              </w:divBdr>
            </w:div>
            <w:div w:id="1835608496">
              <w:marLeft w:val="0"/>
              <w:marRight w:val="0"/>
              <w:marTop w:val="0"/>
              <w:marBottom w:val="0"/>
              <w:divBdr>
                <w:top w:val="none" w:sz="0" w:space="0" w:color="auto"/>
                <w:left w:val="none" w:sz="0" w:space="0" w:color="auto"/>
                <w:bottom w:val="none" w:sz="0" w:space="0" w:color="auto"/>
                <w:right w:val="none" w:sz="0" w:space="0" w:color="auto"/>
              </w:divBdr>
            </w:div>
            <w:div w:id="1307010526">
              <w:marLeft w:val="0"/>
              <w:marRight w:val="0"/>
              <w:marTop w:val="0"/>
              <w:marBottom w:val="0"/>
              <w:divBdr>
                <w:top w:val="none" w:sz="0" w:space="0" w:color="auto"/>
                <w:left w:val="none" w:sz="0" w:space="0" w:color="auto"/>
                <w:bottom w:val="none" w:sz="0" w:space="0" w:color="auto"/>
                <w:right w:val="none" w:sz="0" w:space="0" w:color="auto"/>
              </w:divBdr>
            </w:div>
            <w:div w:id="689601335">
              <w:marLeft w:val="0"/>
              <w:marRight w:val="0"/>
              <w:marTop w:val="0"/>
              <w:marBottom w:val="0"/>
              <w:divBdr>
                <w:top w:val="none" w:sz="0" w:space="0" w:color="auto"/>
                <w:left w:val="none" w:sz="0" w:space="0" w:color="auto"/>
                <w:bottom w:val="none" w:sz="0" w:space="0" w:color="auto"/>
                <w:right w:val="none" w:sz="0" w:space="0" w:color="auto"/>
              </w:divBdr>
            </w:div>
            <w:div w:id="194581220">
              <w:marLeft w:val="0"/>
              <w:marRight w:val="0"/>
              <w:marTop w:val="0"/>
              <w:marBottom w:val="0"/>
              <w:divBdr>
                <w:top w:val="none" w:sz="0" w:space="0" w:color="auto"/>
                <w:left w:val="none" w:sz="0" w:space="0" w:color="auto"/>
                <w:bottom w:val="none" w:sz="0" w:space="0" w:color="auto"/>
                <w:right w:val="none" w:sz="0" w:space="0" w:color="auto"/>
              </w:divBdr>
            </w:div>
            <w:div w:id="1194029567">
              <w:marLeft w:val="0"/>
              <w:marRight w:val="0"/>
              <w:marTop w:val="0"/>
              <w:marBottom w:val="0"/>
              <w:divBdr>
                <w:top w:val="none" w:sz="0" w:space="0" w:color="auto"/>
                <w:left w:val="none" w:sz="0" w:space="0" w:color="auto"/>
                <w:bottom w:val="none" w:sz="0" w:space="0" w:color="auto"/>
                <w:right w:val="none" w:sz="0" w:space="0" w:color="auto"/>
              </w:divBdr>
            </w:div>
            <w:div w:id="1603411799">
              <w:marLeft w:val="0"/>
              <w:marRight w:val="0"/>
              <w:marTop w:val="0"/>
              <w:marBottom w:val="0"/>
              <w:divBdr>
                <w:top w:val="none" w:sz="0" w:space="0" w:color="auto"/>
                <w:left w:val="none" w:sz="0" w:space="0" w:color="auto"/>
                <w:bottom w:val="none" w:sz="0" w:space="0" w:color="auto"/>
                <w:right w:val="none" w:sz="0" w:space="0" w:color="auto"/>
              </w:divBdr>
            </w:div>
            <w:div w:id="1392773750">
              <w:marLeft w:val="0"/>
              <w:marRight w:val="0"/>
              <w:marTop w:val="0"/>
              <w:marBottom w:val="0"/>
              <w:divBdr>
                <w:top w:val="none" w:sz="0" w:space="0" w:color="auto"/>
                <w:left w:val="none" w:sz="0" w:space="0" w:color="auto"/>
                <w:bottom w:val="none" w:sz="0" w:space="0" w:color="auto"/>
                <w:right w:val="none" w:sz="0" w:space="0" w:color="auto"/>
              </w:divBdr>
            </w:div>
            <w:div w:id="1671830131">
              <w:marLeft w:val="0"/>
              <w:marRight w:val="0"/>
              <w:marTop w:val="0"/>
              <w:marBottom w:val="0"/>
              <w:divBdr>
                <w:top w:val="none" w:sz="0" w:space="0" w:color="auto"/>
                <w:left w:val="none" w:sz="0" w:space="0" w:color="auto"/>
                <w:bottom w:val="none" w:sz="0" w:space="0" w:color="auto"/>
                <w:right w:val="none" w:sz="0" w:space="0" w:color="auto"/>
              </w:divBdr>
            </w:div>
            <w:div w:id="974793675">
              <w:marLeft w:val="0"/>
              <w:marRight w:val="0"/>
              <w:marTop w:val="0"/>
              <w:marBottom w:val="0"/>
              <w:divBdr>
                <w:top w:val="none" w:sz="0" w:space="0" w:color="auto"/>
                <w:left w:val="none" w:sz="0" w:space="0" w:color="auto"/>
                <w:bottom w:val="none" w:sz="0" w:space="0" w:color="auto"/>
                <w:right w:val="none" w:sz="0" w:space="0" w:color="auto"/>
              </w:divBdr>
            </w:div>
            <w:div w:id="699817666">
              <w:marLeft w:val="0"/>
              <w:marRight w:val="0"/>
              <w:marTop w:val="0"/>
              <w:marBottom w:val="0"/>
              <w:divBdr>
                <w:top w:val="none" w:sz="0" w:space="0" w:color="auto"/>
                <w:left w:val="none" w:sz="0" w:space="0" w:color="auto"/>
                <w:bottom w:val="none" w:sz="0" w:space="0" w:color="auto"/>
                <w:right w:val="none" w:sz="0" w:space="0" w:color="auto"/>
              </w:divBdr>
            </w:div>
            <w:div w:id="1680736942">
              <w:marLeft w:val="0"/>
              <w:marRight w:val="0"/>
              <w:marTop w:val="0"/>
              <w:marBottom w:val="0"/>
              <w:divBdr>
                <w:top w:val="none" w:sz="0" w:space="0" w:color="auto"/>
                <w:left w:val="none" w:sz="0" w:space="0" w:color="auto"/>
                <w:bottom w:val="none" w:sz="0" w:space="0" w:color="auto"/>
                <w:right w:val="none" w:sz="0" w:space="0" w:color="auto"/>
              </w:divBdr>
            </w:div>
            <w:div w:id="1561867222">
              <w:marLeft w:val="0"/>
              <w:marRight w:val="0"/>
              <w:marTop w:val="0"/>
              <w:marBottom w:val="0"/>
              <w:divBdr>
                <w:top w:val="none" w:sz="0" w:space="0" w:color="auto"/>
                <w:left w:val="none" w:sz="0" w:space="0" w:color="auto"/>
                <w:bottom w:val="none" w:sz="0" w:space="0" w:color="auto"/>
                <w:right w:val="none" w:sz="0" w:space="0" w:color="auto"/>
              </w:divBdr>
            </w:div>
            <w:div w:id="631447295">
              <w:marLeft w:val="0"/>
              <w:marRight w:val="0"/>
              <w:marTop w:val="0"/>
              <w:marBottom w:val="0"/>
              <w:divBdr>
                <w:top w:val="none" w:sz="0" w:space="0" w:color="auto"/>
                <w:left w:val="none" w:sz="0" w:space="0" w:color="auto"/>
                <w:bottom w:val="none" w:sz="0" w:space="0" w:color="auto"/>
                <w:right w:val="none" w:sz="0" w:space="0" w:color="auto"/>
              </w:divBdr>
            </w:div>
            <w:div w:id="1045177194">
              <w:marLeft w:val="0"/>
              <w:marRight w:val="0"/>
              <w:marTop w:val="0"/>
              <w:marBottom w:val="0"/>
              <w:divBdr>
                <w:top w:val="none" w:sz="0" w:space="0" w:color="auto"/>
                <w:left w:val="none" w:sz="0" w:space="0" w:color="auto"/>
                <w:bottom w:val="none" w:sz="0" w:space="0" w:color="auto"/>
                <w:right w:val="none" w:sz="0" w:space="0" w:color="auto"/>
              </w:divBdr>
            </w:div>
            <w:div w:id="782113534">
              <w:marLeft w:val="0"/>
              <w:marRight w:val="0"/>
              <w:marTop w:val="0"/>
              <w:marBottom w:val="0"/>
              <w:divBdr>
                <w:top w:val="none" w:sz="0" w:space="0" w:color="auto"/>
                <w:left w:val="none" w:sz="0" w:space="0" w:color="auto"/>
                <w:bottom w:val="none" w:sz="0" w:space="0" w:color="auto"/>
                <w:right w:val="none" w:sz="0" w:space="0" w:color="auto"/>
              </w:divBdr>
            </w:div>
            <w:div w:id="52850699">
              <w:marLeft w:val="0"/>
              <w:marRight w:val="0"/>
              <w:marTop w:val="0"/>
              <w:marBottom w:val="0"/>
              <w:divBdr>
                <w:top w:val="none" w:sz="0" w:space="0" w:color="auto"/>
                <w:left w:val="none" w:sz="0" w:space="0" w:color="auto"/>
                <w:bottom w:val="none" w:sz="0" w:space="0" w:color="auto"/>
                <w:right w:val="none" w:sz="0" w:space="0" w:color="auto"/>
              </w:divBdr>
            </w:div>
            <w:div w:id="44573264">
              <w:marLeft w:val="0"/>
              <w:marRight w:val="0"/>
              <w:marTop w:val="0"/>
              <w:marBottom w:val="0"/>
              <w:divBdr>
                <w:top w:val="none" w:sz="0" w:space="0" w:color="auto"/>
                <w:left w:val="none" w:sz="0" w:space="0" w:color="auto"/>
                <w:bottom w:val="none" w:sz="0" w:space="0" w:color="auto"/>
                <w:right w:val="none" w:sz="0" w:space="0" w:color="auto"/>
              </w:divBdr>
            </w:div>
            <w:div w:id="1731538337">
              <w:marLeft w:val="0"/>
              <w:marRight w:val="0"/>
              <w:marTop w:val="0"/>
              <w:marBottom w:val="0"/>
              <w:divBdr>
                <w:top w:val="none" w:sz="0" w:space="0" w:color="auto"/>
                <w:left w:val="none" w:sz="0" w:space="0" w:color="auto"/>
                <w:bottom w:val="none" w:sz="0" w:space="0" w:color="auto"/>
                <w:right w:val="none" w:sz="0" w:space="0" w:color="auto"/>
              </w:divBdr>
            </w:div>
            <w:div w:id="2081824760">
              <w:marLeft w:val="0"/>
              <w:marRight w:val="0"/>
              <w:marTop w:val="0"/>
              <w:marBottom w:val="0"/>
              <w:divBdr>
                <w:top w:val="none" w:sz="0" w:space="0" w:color="auto"/>
                <w:left w:val="none" w:sz="0" w:space="0" w:color="auto"/>
                <w:bottom w:val="none" w:sz="0" w:space="0" w:color="auto"/>
                <w:right w:val="none" w:sz="0" w:space="0" w:color="auto"/>
              </w:divBdr>
            </w:div>
            <w:div w:id="1847942933">
              <w:marLeft w:val="0"/>
              <w:marRight w:val="0"/>
              <w:marTop w:val="0"/>
              <w:marBottom w:val="0"/>
              <w:divBdr>
                <w:top w:val="none" w:sz="0" w:space="0" w:color="auto"/>
                <w:left w:val="none" w:sz="0" w:space="0" w:color="auto"/>
                <w:bottom w:val="none" w:sz="0" w:space="0" w:color="auto"/>
                <w:right w:val="none" w:sz="0" w:space="0" w:color="auto"/>
              </w:divBdr>
            </w:div>
            <w:div w:id="1355379845">
              <w:marLeft w:val="0"/>
              <w:marRight w:val="0"/>
              <w:marTop w:val="0"/>
              <w:marBottom w:val="0"/>
              <w:divBdr>
                <w:top w:val="none" w:sz="0" w:space="0" w:color="auto"/>
                <w:left w:val="none" w:sz="0" w:space="0" w:color="auto"/>
                <w:bottom w:val="none" w:sz="0" w:space="0" w:color="auto"/>
                <w:right w:val="none" w:sz="0" w:space="0" w:color="auto"/>
              </w:divBdr>
            </w:div>
            <w:div w:id="753862939">
              <w:marLeft w:val="0"/>
              <w:marRight w:val="0"/>
              <w:marTop w:val="0"/>
              <w:marBottom w:val="0"/>
              <w:divBdr>
                <w:top w:val="none" w:sz="0" w:space="0" w:color="auto"/>
                <w:left w:val="none" w:sz="0" w:space="0" w:color="auto"/>
                <w:bottom w:val="none" w:sz="0" w:space="0" w:color="auto"/>
                <w:right w:val="none" w:sz="0" w:space="0" w:color="auto"/>
              </w:divBdr>
            </w:div>
            <w:div w:id="1457941991">
              <w:marLeft w:val="0"/>
              <w:marRight w:val="0"/>
              <w:marTop w:val="0"/>
              <w:marBottom w:val="0"/>
              <w:divBdr>
                <w:top w:val="none" w:sz="0" w:space="0" w:color="auto"/>
                <w:left w:val="none" w:sz="0" w:space="0" w:color="auto"/>
                <w:bottom w:val="none" w:sz="0" w:space="0" w:color="auto"/>
                <w:right w:val="none" w:sz="0" w:space="0" w:color="auto"/>
              </w:divBdr>
            </w:div>
            <w:div w:id="1285500134">
              <w:marLeft w:val="0"/>
              <w:marRight w:val="0"/>
              <w:marTop w:val="0"/>
              <w:marBottom w:val="0"/>
              <w:divBdr>
                <w:top w:val="none" w:sz="0" w:space="0" w:color="auto"/>
                <w:left w:val="none" w:sz="0" w:space="0" w:color="auto"/>
                <w:bottom w:val="none" w:sz="0" w:space="0" w:color="auto"/>
                <w:right w:val="none" w:sz="0" w:space="0" w:color="auto"/>
              </w:divBdr>
            </w:div>
            <w:div w:id="2130202488">
              <w:marLeft w:val="0"/>
              <w:marRight w:val="0"/>
              <w:marTop w:val="0"/>
              <w:marBottom w:val="0"/>
              <w:divBdr>
                <w:top w:val="none" w:sz="0" w:space="0" w:color="auto"/>
                <w:left w:val="none" w:sz="0" w:space="0" w:color="auto"/>
                <w:bottom w:val="none" w:sz="0" w:space="0" w:color="auto"/>
                <w:right w:val="none" w:sz="0" w:space="0" w:color="auto"/>
              </w:divBdr>
            </w:div>
            <w:div w:id="1121725199">
              <w:marLeft w:val="0"/>
              <w:marRight w:val="0"/>
              <w:marTop w:val="0"/>
              <w:marBottom w:val="0"/>
              <w:divBdr>
                <w:top w:val="none" w:sz="0" w:space="0" w:color="auto"/>
                <w:left w:val="none" w:sz="0" w:space="0" w:color="auto"/>
                <w:bottom w:val="none" w:sz="0" w:space="0" w:color="auto"/>
                <w:right w:val="none" w:sz="0" w:space="0" w:color="auto"/>
              </w:divBdr>
            </w:div>
            <w:div w:id="2079011296">
              <w:marLeft w:val="0"/>
              <w:marRight w:val="0"/>
              <w:marTop w:val="0"/>
              <w:marBottom w:val="0"/>
              <w:divBdr>
                <w:top w:val="none" w:sz="0" w:space="0" w:color="auto"/>
                <w:left w:val="none" w:sz="0" w:space="0" w:color="auto"/>
                <w:bottom w:val="none" w:sz="0" w:space="0" w:color="auto"/>
                <w:right w:val="none" w:sz="0" w:space="0" w:color="auto"/>
              </w:divBdr>
            </w:div>
            <w:div w:id="1742289948">
              <w:marLeft w:val="0"/>
              <w:marRight w:val="0"/>
              <w:marTop w:val="0"/>
              <w:marBottom w:val="0"/>
              <w:divBdr>
                <w:top w:val="none" w:sz="0" w:space="0" w:color="auto"/>
                <w:left w:val="none" w:sz="0" w:space="0" w:color="auto"/>
                <w:bottom w:val="none" w:sz="0" w:space="0" w:color="auto"/>
                <w:right w:val="none" w:sz="0" w:space="0" w:color="auto"/>
              </w:divBdr>
            </w:div>
            <w:div w:id="665785964">
              <w:marLeft w:val="0"/>
              <w:marRight w:val="0"/>
              <w:marTop w:val="0"/>
              <w:marBottom w:val="0"/>
              <w:divBdr>
                <w:top w:val="none" w:sz="0" w:space="0" w:color="auto"/>
                <w:left w:val="none" w:sz="0" w:space="0" w:color="auto"/>
                <w:bottom w:val="none" w:sz="0" w:space="0" w:color="auto"/>
                <w:right w:val="none" w:sz="0" w:space="0" w:color="auto"/>
              </w:divBdr>
            </w:div>
            <w:div w:id="1021316904">
              <w:marLeft w:val="0"/>
              <w:marRight w:val="0"/>
              <w:marTop w:val="0"/>
              <w:marBottom w:val="0"/>
              <w:divBdr>
                <w:top w:val="none" w:sz="0" w:space="0" w:color="auto"/>
                <w:left w:val="none" w:sz="0" w:space="0" w:color="auto"/>
                <w:bottom w:val="none" w:sz="0" w:space="0" w:color="auto"/>
                <w:right w:val="none" w:sz="0" w:space="0" w:color="auto"/>
              </w:divBdr>
            </w:div>
            <w:div w:id="32507949">
              <w:marLeft w:val="0"/>
              <w:marRight w:val="0"/>
              <w:marTop w:val="0"/>
              <w:marBottom w:val="0"/>
              <w:divBdr>
                <w:top w:val="none" w:sz="0" w:space="0" w:color="auto"/>
                <w:left w:val="none" w:sz="0" w:space="0" w:color="auto"/>
                <w:bottom w:val="none" w:sz="0" w:space="0" w:color="auto"/>
                <w:right w:val="none" w:sz="0" w:space="0" w:color="auto"/>
              </w:divBdr>
            </w:div>
            <w:div w:id="503975203">
              <w:marLeft w:val="0"/>
              <w:marRight w:val="0"/>
              <w:marTop w:val="0"/>
              <w:marBottom w:val="0"/>
              <w:divBdr>
                <w:top w:val="none" w:sz="0" w:space="0" w:color="auto"/>
                <w:left w:val="none" w:sz="0" w:space="0" w:color="auto"/>
                <w:bottom w:val="none" w:sz="0" w:space="0" w:color="auto"/>
                <w:right w:val="none" w:sz="0" w:space="0" w:color="auto"/>
              </w:divBdr>
            </w:div>
            <w:div w:id="219631967">
              <w:marLeft w:val="0"/>
              <w:marRight w:val="0"/>
              <w:marTop w:val="0"/>
              <w:marBottom w:val="0"/>
              <w:divBdr>
                <w:top w:val="none" w:sz="0" w:space="0" w:color="auto"/>
                <w:left w:val="none" w:sz="0" w:space="0" w:color="auto"/>
                <w:bottom w:val="none" w:sz="0" w:space="0" w:color="auto"/>
                <w:right w:val="none" w:sz="0" w:space="0" w:color="auto"/>
              </w:divBdr>
            </w:div>
            <w:div w:id="1023633383">
              <w:marLeft w:val="0"/>
              <w:marRight w:val="0"/>
              <w:marTop w:val="0"/>
              <w:marBottom w:val="0"/>
              <w:divBdr>
                <w:top w:val="none" w:sz="0" w:space="0" w:color="auto"/>
                <w:left w:val="none" w:sz="0" w:space="0" w:color="auto"/>
                <w:bottom w:val="none" w:sz="0" w:space="0" w:color="auto"/>
                <w:right w:val="none" w:sz="0" w:space="0" w:color="auto"/>
              </w:divBdr>
            </w:div>
            <w:div w:id="494423280">
              <w:marLeft w:val="0"/>
              <w:marRight w:val="0"/>
              <w:marTop w:val="0"/>
              <w:marBottom w:val="0"/>
              <w:divBdr>
                <w:top w:val="none" w:sz="0" w:space="0" w:color="auto"/>
                <w:left w:val="none" w:sz="0" w:space="0" w:color="auto"/>
                <w:bottom w:val="none" w:sz="0" w:space="0" w:color="auto"/>
                <w:right w:val="none" w:sz="0" w:space="0" w:color="auto"/>
              </w:divBdr>
            </w:div>
            <w:div w:id="538474633">
              <w:marLeft w:val="0"/>
              <w:marRight w:val="0"/>
              <w:marTop w:val="0"/>
              <w:marBottom w:val="0"/>
              <w:divBdr>
                <w:top w:val="none" w:sz="0" w:space="0" w:color="auto"/>
                <w:left w:val="none" w:sz="0" w:space="0" w:color="auto"/>
                <w:bottom w:val="none" w:sz="0" w:space="0" w:color="auto"/>
                <w:right w:val="none" w:sz="0" w:space="0" w:color="auto"/>
              </w:divBdr>
            </w:div>
            <w:div w:id="1332873605">
              <w:marLeft w:val="0"/>
              <w:marRight w:val="0"/>
              <w:marTop w:val="0"/>
              <w:marBottom w:val="0"/>
              <w:divBdr>
                <w:top w:val="none" w:sz="0" w:space="0" w:color="auto"/>
                <w:left w:val="none" w:sz="0" w:space="0" w:color="auto"/>
                <w:bottom w:val="none" w:sz="0" w:space="0" w:color="auto"/>
                <w:right w:val="none" w:sz="0" w:space="0" w:color="auto"/>
              </w:divBdr>
            </w:div>
            <w:div w:id="765073638">
              <w:marLeft w:val="0"/>
              <w:marRight w:val="0"/>
              <w:marTop w:val="0"/>
              <w:marBottom w:val="0"/>
              <w:divBdr>
                <w:top w:val="none" w:sz="0" w:space="0" w:color="auto"/>
                <w:left w:val="none" w:sz="0" w:space="0" w:color="auto"/>
                <w:bottom w:val="none" w:sz="0" w:space="0" w:color="auto"/>
                <w:right w:val="none" w:sz="0" w:space="0" w:color="auto"/>
              </w:divBdr>
            </w:div>
            <w:div w:id="1332828772">
              <w:marLeft w:val="0"/>
              <w:marRight w:val="0"/>
              <w:marTop w:val="0"/>
              <w:marBottom w:val="0"/>
              <w:divBdr>
                <w:top w:val="none" w:sz="0" w:space="0" w:color="auto"/>
                <w:left w:val="none" w:sz="0" w:space="0" w:color="auto"/>
                <w:bottom w:val="none" w:sz="0" w:space="0" w:color="auto"/>
                <w:right w:val="none" w:sz="0" w:space="0" w:color="auto"/>
              </w:divBdr>
            </w:div>
            <w:div w:id="1158957505">
              <w:marLeft w:val="0"/>
              <w:marRight w:val="0"/>
              <w:marTop w:val="0"/>
              <w:marBottom w:val="0"/>
              <w:divBdr>
                <w:top w:val="none" w:sz="0" w:space="0" w:color="auto"/>
                <w:left w:val="none" w:sz="0" w:space="0" w:color="auto"/>
                <w:bottom w:val="none" w:sz="0" w:space="0" w:color="auto"/>
                <w:right w:val="none" w:sz="0" w:space="0" w:color="auto"/>
              </w:divBdr>
            </w:div>
            <w:div w:id="4136180">
              <w:marLeft w:val="0"/>
              <w:marRight w:val="0"/>
              <w:marTop w:val="0"/>
              <w:marBottom w:val="0"/>
              <w:divBdr>
                <w:top w:val="none" w:sz="0" w:space="0" w:color="auto"/>
                <w:left w:val="none" w:sz="0" w:space="0" w:color="auto"/>
                <w:bottom w:val="none" w:sz="0" w:space="0" w:color="auto"/>
                <w:right w:val="none" w:sz="0" w:space="0" w:color="auto"/>
              </w:divBdr>
            </w:div>
            <w:div w:id="1300064222">
              <w:marLeft w:val="0"/>
              <w:marRight w:val="0"/>
              <w:marTop w:val="0"/>
              <w:marBottom w:val="0"/>
              <w:divBdr>
                <w:top w:val="none" w:sz="0" w:space="0" w:color="auto"/>
                <w:left w:val="none" w:sz="0" w:space="0" w:color="auto"/>
                <w:bottom w:val="none" w:sz="0" w:space="0" w:color="auto"/>
                <w:right w:val="none" w:sz="0" w:space="0" w:color="auto"/>
              </w:divBdr>
            </w:div>
            <w:div w:id="1572234054">
              <w:marLeft w:val="0"/>
              <w:marRight w:val="0"/>
              <w:marTop w:val="0"/>
              <w:marBottom w:val="0"/>
              <w:divBdr>
                <w:top w:val="none" w:sz="0" w:space="0" w:color="auto"/>
                <w:left w:val="none" w:sz="0" w:space="0" w:color="auto"/>
                <w:bottom w:val="none" w:sz="0" w:space="0" w:color="auto"/>
                <w:right w:val="none" w:sz="0" w:space="0" w:color="auto"/>
              </w:divBdr>
            </w:div>
            <w:div w:id="259339468">
              <w:marLeft w:val="0"/>
              <w:marRight w:val="0"/>
              <w:marTop w:val="0"/>
              <w:marBottom w:val="0"/>
              <w:divBdr>
                <w:top w:val="none" w:sz="0" w:space="0" w:color="auto"/>
                <w:left w:val="none" w:sz="0" w:space="0" w:color="auto"/>
                <w:bottom w:val="none" w:sz="0" w:space="0" w:color="auto"/>
                <w:right w:val="none" w:sz="0" w:space="0" w:color="auto"/>
              </w:divBdr>
            </w:div>
            <w:div w:id="116221633">
              <w:marLeft w:val="0"/>
              <w:marRight w:val="0"/>
              <w:marTop w:val="0"/>
              <w:marBottom w:val="0"/>
              <w:divBdr>
                <w:top w:val="none" w:sz="0" w:space="0" w:color="auto"/>
                <w:left w:val="none" w:sz="0" w:space="0" w:color="auto"/>
                <w:bottom w:val="none" w:sz="0" w:space="0" w:color="auto"/>
                <w:right w:val="none" w:sz="0" w:space="0" w:color="auto"/>
              </w:divBdr>
            </w:div>
            <w:div w:id="640502725">
              <w:marLeft w:val="0"/>
              <w:marRight w:val="0"/>
              <w:marTop w:val="0"/>
              <w:marBottom w:val="0"/>
              <w:divBdr>
                <w:top w:val="none" w:sz="0" w:space="0" w:color="auto"/>
                <w:left w:val="none" w:sz="0" w:space="0" w:color="auto"/>
                <w:bottom w:val="none" w:sz="0" w:space="0" w:color="auto"/>
                <w:right w:val="none" w:sz="0" w:space="0" w:color="auto"/>
              </w:divBdr>
            </w:div>
            <w:div w:id="1534608539">
              <w:marLeft w:val="0"/>
              <w:marRight w:val="0"/>
              <w:marTop w:val="0"/>
              <w:marBottom w:val="0"/>
              <w:divBdr>
                <w:top w:val="none" w:sz="0" w:space="0" w:color="auto"/>
                <w:left w:val="none" w:sz="0" w:space="0" w:color="auto"/>
                <w:bottom w:val="none" w:sz="0" w:space="0" w:color="auto"/>
                <w:right w:val="none" w:sz="0" w:space="0" w:color="auto"/>
              </w:divBdr>
            </w:div>
            <w:div w:id="2048292076">
              <w:marLeft w:val="0"/>
              <w:marRight w:val="0"/>
              <w:marTop w:val="0"/>
              <w:marBottom w:val="0"/>
              <w:divBdr>
                <w:top w:val="none" w:sz="0" w:space="0" w:color="auto"/>
                <w:left w:val="none" w:sz="0" w:space="0" w:color="auto"/>
                <w:bottom w:val="none" w:sz="0" w:space="0" w:color="auto"/>
                <w:right w:val="none" w:sz="0" w:space="0" w:color="auto"/>
              </w:divBdr>
            </w:div>
            <w:div w:id="924071875">
              <w:marLeft w:val="0"/>
              <w:marRight w:val="0"/>
              <w:marTop w:val="0"/>
              <w:marBottom w:val="0"/>
              <w:divBdr>
                <w:top w:val="none" w:sz="0" w:space="0" w:color="auto"/>
                <w:left w:val="none" w:sz="0" w:space="0" w:color="auto"/>
                <w:bottom w:val="none" w:sz="0" w:space="0" w:color="auto"/>
                <w:right w:val="none" w:sz="0" w:space="0" w:color="auto"/>
              </w:divBdr>
            </w:div>
            <w:div w:id="1412964850">
              <w:marLeft w:val="0"/>
              <w:marRight w:val="0"/>
              <w:marTop w:val="0"/>
              <w:marBottom w:val="0"/>
              <w:divBdr>
                <w:top w:val="none" w:sz="0" w:space="0" w:color="auto"/>
                <w:left w:val="none" w:sz="0" w:space="0" w:color="auto"/>
                <w:bottom w:val="none" w:sz="0" w:space="0" w:color="auto"/>
                <w:right w:val="none" w:sz="0" w:space="0" w:color="auto"/>
              </w:divBdr>
            </w:div>
            <w:div w:id="1450079670">
              <w:marLeft w:val="0"/>
              <w:marRight w:val="0"/>
              <w:marTop w:val="0"/>
              <w:marBottom w:val="0"/>
              <w:divBdr>
                <w:top w:val="none" w:sz="0" w:space="0" w:color="auto"/>
                <w:left w:val="none" w:sz="0" w:space="0" w:color="auto"/>
                <w:bottom w:val="none" w:sz="0" w:space="0" w:color="auto"/>
                <w:right w:val="none" w:sz="0" w:space="0" w:color="auto"/>
              </w:divBdr>
            </w:div>
            <w:div w:id="1970043116">
              <w:marLeft w:val="0"/>
              <w:marRight w:val="0"/>
              <w:marTop w:val="0"/>
              <w:marBottom w:val="0"/>
              <w:divBdr>
                <w:top w:val="none" w:sz="0" w:space="0" w:color="auto"/>
                <w:left w:val="none" w:sz="0" w:space="0" w:color="auto"/>
                <w:bottom w:val="none" w:sz="0" w:space="0" w:color="auto"/>
                <w:right w:val="none" w:sz="0" w:space="0" w:color="auto"/>
              </w:divBdr>
            </w:div>
            <w:div w:id="605768643">
              <w:marLeft w:val="0"/>
              <w:marRight w:val="0"/>
              <w:marTop w:val="0"/>
              <w:marBottom w:val="0"/>
              <w:divBdr>
                <w:top w:val="none" w:sz="0" w:space="0" w:color="auto"/>
                <w:left w:val="none" w:sz="0" w:space="0" w:color="auto"/>
                <w:bottom w:val="none" w:sz="0" w:space="0" w:color="auto"/>
                <w:right w:val="none" w:sz="0" w:space="0" w:color="auto"/>
              </w:divBdr>
            </w:div>
            <w:div w:id="368337779">
              <w:marLeft w:val="0"/>
              <w:marRight w:val="0"/>
              <w:marTop w:val="0"/>
              <w:marBottom w:val="0"/>
              <w:divBdr>
                <w:top w:val="none" w:sz="0" w:space="0" w:color="auto"/>
                <w:left w:val="none" w:sz="0" w:space="0" w:color="auto"/>
                <w:bottom w:val="none" w:sz="0" w:space="0" w:color="auto"/>
                <w:right w:val="none" w:sz="0" w:space="0" w:color="auto"/>
              </w:divBdr>
            </w:div>
            <w:div w:id="1649091561">
              <w:marLeft w:val="0"/>
              <w:marRight w:val="0"/>
              <w:marTop w:val="0"/>
              <w:marBottom w:val="0"/>
              <w:divBdr>
                <w:top w:val="none" w:sz="0" w:space="0" w:color="auto"/>
                <w:left w:val="none" w:sz="0" w:space="0" w:color="auto"/>
                <w:bottom w:val="none" w:sz="0" w:space="0" w:color="auto"/>
                <w:right w:val="none" w:sz="0" w:space="0" w:color="auto"/>
              </w:divBdr>
            </w:div>
            <w:div w:id="867839418">
              <w:marLeft w:val="0"/>
              <w:marRight w:val="0"/>
              <w:marTop w:val="0"/>
              <w:marBottom w:val="0"/>
              <w:divBdr>
                <w:top w:val="none" w:sz="0" w:space="0" w:color="auto"/>
                <w:left w:val="none" w:sz="0" w:space="0" w:color="auto"/>
                <w:bottom w:val="none" w:sz="0" w:space="0" w:color="auto"/>
                <w:right w:val="none" w:sz="0" w:space="0" w:color="auto"/>
              </w:divBdr>
            </w:div>
            <w:div w:id="1492210565">
              <w:marLeft w:val="0"/>
              <w:marRight w:val="0"/>
              <w:marTop w:val="0"/>
              <w:marBottom w:val="0"/>
              <w:divBdr>
                <w:top w:val="none" w:sz="0" w:space="0" w:color="auto"/>
                <w:left w:val="none" w:sz="0" w:space="0" w:color="auto"/>
                <w:bottom w:val="none" w:sz="0" w:space="0" w:color="auto"/>
                <w:right w:val="none" w:sz="0" w:space="0" w:color="auto"/>
              </w:divBdr>
            </w:div>
            <w:div w:id="1204756587">
              <w:marLeft w:val="0"/>
              <w:marRight w:val="0"/>
              <w:marTop w:val="0"/>
              <w:marBottom w:val="0"/>
              <w:divBdr>
                <w:top w:val="none" w:sz="0" w:space="0" w:color="auto"/>
                <w:left w:val="none" w:sz="0" w:space="0" w:color="auto"/>
                <w:bottom w:val="none" w:sz="0" w:space="0" w:color="auto"/>
                <w:right w:val="none" w:sz="0" w:space="0" w:color="auto"/>
              </w:divBdr>
            </w:div>
            <w:div w:id="912932847">
              <w:marLeft w:val="0"/>
              <w:marRight w:val="0"/>
              <w:marTop w:val="0"/>
              <w:marBottom w:val="0"/>
              <w:divBdr>
                <w:top w:val="none" w:sz="0" w:space="0" w:color="auto"/>
                <w:left w:val="none" w:sz="0" w:space="0" w:color="auto"/>
                <w:bottom w:val="none" w:sz="0" w:space="0" w:color="auto"/>
                <w:right w:val="none" w:sz="0" w:space="0" w:color="auto"/>
              </w:divBdr>
            </w:div>
            <w:div w:id="1544058242">
              <w:marLeft w:val="0"/>
              <w:marRight w:val="0"/>
              <w:marTop w:val="0"/>
              <w:marBottom w:val="0"/>
              <w:divBdr>
                <w:top w:val="none" w:sz="0" w:space="0" w:color="auto"/>
                <w:left w:val="none" w:sz="0" w:space="0" w:color="auto"/>
                <w:bottom w:val="none" w:sz="0" w:space="0" w:color="auto"/>
                <w:right w:val="none" w:sz="0" w:space="0" w:color="auto"/>
              </w:divBdr>
            </w:div>
            <w:div w:id="652028017">
              <w:marLeft w:val="0"/>
              <w:marRight w:val="0"/>
              <w:marTop w:val="0"/>
              <w:marBottom w:val="0"/>
              <w:divBdr>
                <w:top w:val="none" w:sz="0" w:space="0" w:color="auto"/>
                <w:left w:val="none" w:sz="0" w:space="0" w:color="auto"/>
                <w:bottom w:val="none" w:sz="0" w:space="0" w:color="auto"/>
                <w:right w:val="none" w:sz="0" w:space="0" w:color="auto"/>
              </w:divBdr>
            </w:div>
            <w:div w:id="160242595">
              <w:marLeft w:val="0"/>
              <w:marRight w:val="0"/>
              <w:marTop w:val="0"/>
              <w:marBottom w:val="0"/>
              <w:divBdr>
                <w:top w:val="none" w:sz="0" w:space="0" w:color="auto"/>
                <w:left w:val="none" w:sz="0" w:space="0" w:color="auto"/>
                <w:bottom w:val="none" w:sz="0" w:space="0" w:color="auto"/>
                <w:right w:val="none" w:sz="0" w:space="0" w:color="auto"/>
              </w:divBdr>
            </w:div>
            <w:div w:id="1306668371">
              <w:marLeft w:val="0"/>
              <w:marRight w:val="0"/>
              <w:marTop w:val="0"/>
              <w:marBottom w:val="0"/>
              <w:divBdr>
                <w:top w:val="none" w:sz="0" w:space="0" w:color="auto"/>
                <w:left w:val="none" w:sz="0" w:space="0" w:color="auto"/>
                <w:bottom w:val="none" w:sz="0" w:space="0" w:color="auto"/>
                <w:right w:val="none" w:sz="0" w:space="0" w:color="auto"/>
              </w:divBdr>
            </w:div>
            <w:div w:id="1466460918">
              <w:marLeft w:val="0"/>
              <w:marRight w:val="0"/>
              <w:marTop w:val="0"/>
              <w:marBottom w:val="0"/>
              <w:divBdr>
                <w:top w:val="none" w:sz="0" w:space="0" w:color="auto"/>
                <w:left w:val="none" w:sz="0" w:space="0" w:color="auto"/>
                <w:bottom w:val="none" w:sz="0" w:space="0" w:color="auto"/>
                <w:right w:val="none" w:sz="0" w:space="0" w:color="auto"/>
              </w:divBdr>
            </w:div>
            <w:div w:id="33775051">
              <w:marLeft w:val="0"/>
              <w:marRight w:val="0"/>
              <w:marTop w:val="0"/>
              <w:marBottom w:val="0"/>
              <w:divBdr>
                <w:top w:val="none" w:sz="0" w:space="0" w:color="auto"/>
                <w:left w:val="none" w:sz="0" w:space="0" w:color="auto"/>
                <w:bottom w:val="none" w:sz="0" w:space="0" w:color="auto"/>
                <w:right w:val="none" w:sz="0" w:space="0" w:color="auto"/>
              </w:divBdr>
            </w:div>
            <w:div w:id="1775519790">
              <w:marLeft w:val="0"/>
              <w:marRight w:val="0"/>
              <w:marTop w:val="0"/>
              <w:marBottom w:val="0"/>
              <w:divBdr>
                <w:top w:val="none" w:sz="0" w:space="0" w:color="auto"/>
                <w:left w:val="none" w:sz="0" w:space="0" w:color="auto"/>
                <w:bottom w:val="none" w:sz="0" w:space="0" w:color="auto"/>
                <w:right w:val="none" w:sz="0" w:space="0" w:color="auto"/>
              </w:divBdr>
            </w:div>
            <w:div w:id="522593523">
              <w:marLeft w:val="0"/>
              <w:marRight w:val="0"/>
              <w:marTop w:val="0"/>
              <w:marBottom w:val="0"/>
              <w:divBdr>
                <w:top w:val="none" w:sz="0" w:space="0" w:color="auto"/>
                <w:left w:val="none" w:sz="0" w:space="0" w:color="auto"/>
                <w:bottom w:val="none" w:sz="0" w:space="0" w:color="auto"/>
                <w:right w:val="none" w:sz="0" w:space="0" w:color="auto"/>
              </w:divBdr>
            </w:div>
            <w:div w:id="92557554">
              <w:marLeft w:val="0"/>
              <w:marRight w:val="0"/>
              <w:marTop w:val="0"/>
              <w:marBottom w:val="0"/>
              <w:divBdr>
                <w:top w:val="none" w:sz="0" w:space="0" w:color="auto"/>
                <w:left w:val="none" w:sz="0" w:space="0" w:color="auto"/>
                <w:bottom w:val="none" w:sz="0" w:space="0" w:color="auto"/>
                <w:right w:val="none" w:sz="0" w:space="0" w:color="auto"/>
              </w:divBdr>
            </w:div>
            <w:div w:id="2060473415">
              <w:marLeft w:val="0"/>
              <w:marRight w:val="0"/>
              <w:marTop w:val="0"/>
              <w:marBottom w:val="0"/>
              <w:divBdr>
                <w:top w:val="none" w:sz="0" w:space="0" w:color="auto"/>
                <w:left w:val="none" w:sz="0" w:space="0" w:color="auto"/>
                <w:bottom w:val="none" w:sz="0" w:space="0" w:color="auto"/>
                <w:right w:val="none" w:sz="0" w:space="0" w:color="auto"/>
              </w:divBdr>
            </w:div>
            <w:div w:id="1433355939">
              <w:marLeft w:val="0"/>
              <w:marRight w:val="0"/>
              <w:marTop w:val="0"/>
              <w:marBottom w:val="0"/>
              <w:divBdr>
                <w:top w:val="none" w:sz="0" w:space="0" w:color="auto"/>
                <w:left w:val="none" w:sz="0" w:space="0" w:color="auto"/>
                <w:bottom w:val="none" w:sz="0" w:space="0" w:color="auto"/>
                <w:right w:val="none" w:sz="0" w:space="0" w:color="auto"/>
              </w:divBdr>
            </w:div>
            <w:div w:id="1848791808">
              <w:marLeft w:val="0"/>
              <w:marRight w:val="0"/>
              <w:marTop w:val="0"/>
              <w:marBottom w:val="0"/>
              <w:divBdr>
                <w:top w:val="none" w:sz="0" w:space="0" w:color="auto"/>
                <w:left w:val="none" w:sz="0" w:space="0" w:color="auto"/>
                <w:bottom w:val="none" w:sz="0" w:space="0" w:color="auto"/>
                <w:right w:val="none" w:sz="0" w:space="0" w:color="auto"/>
              </w:divBdr>
            </w:div>
            <w:div w:id="124931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17402">
      <w:bodyDiv w:val="1"/>
      <w:marLeft w:val="0"/>
      <w:marRight w:val="0"/>
      <w:marTop w:val="0"/>
      <w:marBottom w:val="0"/>
      <w:divBdr>
        <w:top w:val="none" w:sz="0" w:space="0" w:color="auto"/>
        <w:left w:val="none" w:sz="0" w:space="0" w:color="auto"/>
        <w:bottom w:val="none" w:sz="0" w:space="0" w:color="auto"/>
        <w:right w:val="none" w:sz="0" w:space="0" w:color="auto"/>
      </w:divBdr>
      <w:divsChild>
        <w:div w:id="723482425">
          <w:marLeft w:val="0"/>
          <w:marRight w:val="0"/>
          <w:marTop w:val="0"/>
          <w:marBottom w:val="0"/>
          <w:divBdr>
            <w:top w:val="none" w:sz="0" w:space="0" w:color="auto"/>
            <w:left w:val="none" w:sz="0" w:space="0" w:color="auto"/>
            <w:bottom w:val="none" w:sz="0" w:space="0" w:color="auto"/>
            <w:right w:val="none" w:sz="0" w:space="0" w:color="auto"/>
          </w:divBdr>
          <w:divsChild>
            <w:div w:id="1536649561">
              <w:marLeft w:val="0"/>
              <w:marRight w:val="0"/>
              <w:marTop w:val="0"/>
              <w:marBottom w:val="0"/>
              <w:divBdr>
                <w:top w:val="none" w:sz="0" w:space="0" w:color="auto"/>
                <w:left w:val="none" w:sz="0" w:space="0" w:color="auto"/>
                <w:bottom w:val="none" w:sz="0" w:space="0" w:color="auto"/>
                <w:right w:val="none" w:sz="0" w:space="0" w:color="auto"/>
              </w:divBdr>
              <w:divsChild>
                <w:div w:id="1393767428">
                  <w:marLeft w:val="0"/>
                  <w:marRight w:val="0"/>
                  <w:marTop w:val="0"/>
                  <w:marBottom w:val="0"/>
                  <w:divBdr>
                    <w:top w:val="none" w:sz="0" w:space="0" w:color="auto"/>
                    <w:left w:val="none" w:sz="0" w:space="0" w:color="auto"/>
                    <w:bottom w:val="none" w:sz="0" w:space="0" w:color="auto"/>
                    <w:right w:val="none" w:sz="0" w:space="0" w:color="auto"/>
                  </w:divBdr>
                </w:div>
                <w:div w:id="627316883">
                  <w:marLeft w:val="0"/>
                  <w:marRight w:val="0"/>
                  <w:marTop w:val="0"/>
                  <w:marBottom w:val="0"/>
                  <w:divBdr>
                    <w:top w:val="none" w:sz="0" w:space="0" w:color="auto"/>
                    <w:left w:val="none" w:sz="0" w:space="0" w:color="auto"/>
                    <w:bottom w:val="none" w:sz="0" w:space="0" w:color="auto"/>
                    <w:right w:val="none" w:sz="0" w:space="0" w:color="auto"/>
                  </w:divBdr>
                </w:div>
                <w:div w:id="1083603206">
                  <w:marLeft w:val="0"/>
                  <w:marRight w:val="0"/>
                  <w:marTop w:val="0"/>
                  <w:marBottom w:val="0"/>
                  <w:divBdr>
                    <w:top w:val="none" w:sz="0" w:space="0" w:color="auto"/>
                    <w:left w:val="none" w:sz="0" w:space="0" w:color="auto"/>
                    <w:bottom w:val="none" w:sz="0" w:space="0" w:color="auto"/>
                    <w:right w:val="none" w:sz="0" w:space="0" w:color="auto"/>
                  </w:divBdr>
                </w:div>
                <w:div w:id="355739816">
                  <w:marLeft w:val="0"/>
                  <w:marRight w:val="0"/>
                  <w:marTop w:val="0"/>
                  <w:marBottom w:val="0"/>
                  <w:divBdr>
                    <w:top w:val="none" w:sz="0" w:space="0" w:color="auto"/>
                    <w:left w:val="none" w:sz="0" w:space="0" w:color="auto"/>
                    <w:bottom w:val="none" w:sz="0" w:space="0" w:color="auto"/>
                    <w:right w:val="none" w:sz="0" w:space="0" w:color="auto"/>
                  </w:divBdr>
                </w:div>
                <w:div w:id="1137256475">
                  <w:marLeft w:val="0"/>
                  <w:marRight w:val="0"/>
                  <w:marTop w:val="0"/>
                  <w:marBottom w:val="0"/>
                  <w:divBdr>
                    <w:top w:val="none" w:sz="0" w:space="0" w:color="auto"/>
                    <w:left w:val="none" w:sz="0" w:space="0" w:color="auto"/>
                    <w:bottom w:val="none" w:sz="0" w:space="0" w:color="auto"/>
                    <w:right w:val="none" w:sz="0" w:space="0" w:color="auto"/>
                  </w:divBdr>
                </w:div>
                <w:div w:id="872881234">
                  <w:marLeft w:val="0"/>
                  <w:marRight w:val="0"/>
                  <w:marTop w:val="0"/>
                  <w:marBottom w:val="0"/>
                  <w:divBdr>
                    <w:top w:val="none" w:sz="0" w:space="0" w:color="auto"/>
                    <w:left w:val="none" w:sz="0" w:space="0" w:color="auto"/>
                    <w:bottom w:val="none" w:sz="0" w:space="0" w:color="auto"/>
                    <w:right w:val="none" w:sz="0" w:space="0" w:color="auto"/>
                  </w:divBdr>
                </w:div>
                <w:div w:id="1943144607">
                  <w:marLeft w:val="0"/>
                  <w:marRight w:val="0"/>
                  <w:marTop w:val="0"/>
                  <w:marBottom w:val="0"/>
                  <w:divBdr>
                    <w:top w:val="none" w:sz="0" w:space="0" w:color="auto"/>
                    <w:left w:val="none" w:sz="0" w:space="0" w:color="auto"/>
                    <w:bottom w:val="none" w:sz="0" w:space="0" w:color="auto"/>
                    <w:right w:val="none" w:sz="0" w:space="0" w:color="auto"/>
                  </w:divBdr>
                </w:div>
                <w:div w:id="1182822723">
                  <w:marLeft w:val="0"/>
                  <w:marRight w:val="0"/>
                  <w:marTop w:val="0"/>
                  <w:marBottom w:val="0"/>
                  <w:divBdr>
                    <w:top w:val="none" w:sz="0" w:space="0" w:color="auto"/>
                    <w:left w:val="none" w:sz="0" w:space="0" w:color="auto"/>
                    <w:bottom w:val="none" w:sz="0" w:space="0" w:color="auto"/>
                    <w:right w:val="none" w:sz="0" w:space="0" w:color="auto"/>
                  </w:divBdr>
                </w:div>
                <w:div w:id="860121479">
                  <w:marLeft w:val="0"/>
                  <w:marRight w:val="0"/>
                  <w:marTop w:val="0"/>
                  <w:marBottom w:val="0"/>
                  <w:divBdr>
                    <w:top w:val="none" w:sz="0" w:space="0" w:color="auto"/>
                    <w:left w:val="none" w:sz="0" w:space="0" w:color="auto"/>
                    <w:bottom w:val="none" w:sz="0" w:space="0" w:color="auto"/>
                    <w:right w:val="none" w:sz="0" w:space="0" w:color="auto"/>
                  </w:divBdr>
                </w:div>
                <w:div w:id="2042975167">
                  <w:marLeft w:val="0"/>
                  <w:marRight w:val="0"/>
                  <w:marTop w:val="0"/>
                  <w:marBottom w:val="0"/>
                  <w:divBdr>
                    <w:top w:val="none" w:sz="0" w:space="0" w:color="auto"/>
                    <w:left w:val="none" w:sz="0" w:space="0" w:color="auto"/>
                    <w:bottom w:val="none" w:sz="0" w:space="0" w:color="auto"/>
                    <w:right w:val="none" w:sz="0" w:space="0" w:color="auto"/>
                  </w:divBdr>
                </w:div>
                <w:div w:id="1670130710">
                  <w:marLeft w:val="0"/>
                  <w:marRight w:val="0"/>
                  <w:marTop w:val="0"/>
                  <w:marBottom w:val="0"/>
                  <w:divBdr>
                    <w:top w:val="none" w:sz="0" w:space="0" w:color="auto"/>
                    <w:left w:val="none" w:sz="0" w:space="0" w:color="auto"/>
                    <w:bottom w:val="none" w:sz="0" w:space="0" w:color="auto"/>
                    <w:right w:val="none" w:sz="0" w:space="0" w:color="auto"/>
                  </w:divBdr>
                </w:div>
                <w:div w:id="1611931356">
                  <w:marLeft w:val="0"/>
                  <w:marRight w:val="0"/>
                  <w:marTop w:val="0"/>
                  <w:marBottom w:val="0"/>
                  <w:divBdr>
                    <w:top w:val="none" w:sz="0" w:space="0" w:color="auto"/>
                    <w:left w:val="none" w:sz="0" w:space="0" w:color="auto"/>
                    <w:bottom w:val="none" w:sz="0" w:space="0" w:color="auto"/>
                    <w:right w:val="none" w:sz="0" w:space="0" w:color="auto"/>
                  </w:divBdr>
                </w:div>
                <w:div w:id="1707288583">
                  <w:marLeft w:val="0"/>
                  <w:marRight w:val="0"/>
                  <w:marTop w:val="0"/>
                  <w:marBottom w:val="0"/>
                  <w:divBdr>
                    <w:top w:val="none" w:sz="0" w:space="0" w:color="auto"/>
                    <w:left w:val="none" w:sz="0" w:space="0" w:color="auto"/>
                    <w:bottom w:val="none" w:sz="0" w:space="0" w:color="auto"/>
                    <w:right w:val="none" w:sz="0" w:space="0" w:color="auto"/>
                  </w:divBdr>
                </w:div>
                <w:div w:id="622807430">
                  <w:marLeft w:val="0"/>
                  <w:marRight w:val="0"/>
                  <w:marTop w:val="0"/>
                  <w:marBottom w:val="0"/>
                  <w:divBdr>
                    <w:top w:val="none" w:sz="0" w:space="0" w:color="auto"/>
                    <w:left w:val="none" w:sz="0" w:space="0" w:color="auto"/>
                    <w:bottom w:val="none" w:sz="0" w:space="0" w:color="auto"/>
                    <w:right w:val="none" w:sz="0" w:space="0" w:color="auto"/>
                  </w:divBdr>
                </w:div>
                <w:div w:id="831290446">
                  <w:marLeft w:val="0"/>
                  <w:marRight w:val="0"/>
                  <w:marTop w:val="0"/>
                  <w:marBottom w:val="0"/>
                  <w:divBdr>
                    <w:top w:val="none" w:sz="0" w:space="0" w:color="auto"/>
                    <w:left w:val="none" w:sz="0" w:space="0" w:color="auto"/>
                    <w:bottom w:val="none" w:sz="0" w:space="0" w:color="auto"/>
                    <w:right w:val="none" w:sz="0" w:space="0" w:color="auto"/>
                  </w:divBdr>
                </w:div>
                <w:div w:id="2049378178">
                  <w:marLeft w:val="0"/>
                  <w:marRight w:val="0"/>
                  <w:marTop w:val="0"/>
                  <w:marBottom w:val="0"/>
                  <w:divBdr>
                    <w:top w:val="none" w:sz="0" w:space="0" w:color="auto"/>
                    <w:left w:val="none" w:sz="0" w:space="0" w:color="auto"/>
                    <w:bottom w:val="none" w:sz="0" w:space="0" w:color="auto"/>
                    <w:right w:val="none" w:sz="0" w:space="0" w:color="auto"/>
                  </w:divBdr>
                </w:div>
                <w:div w:id="411856667">
                  <w:marLeft w:val="0"/>
                  <w:marRight w:val="0"/>
                  <w:marTop w:val="0"/>
                  <w:marBottom w:val="0"/>
                  <w:divBdr>
                    <w:top w:val="none" w:sz="0" w:space="0" w:color="auto"/>
                    <w:left w:val="none" w:sz="0" w:space="0" w:color="auto"/>
                    <w:bottom w:val="none" w:sz="0" w:space="0" w:color="auto"/>
                    <w:right w:val="none" w:sz="0" w:space="0" w:color="auto"/>
                  </w:divBdr>
                </w:div>
                <w:div w:id="37827416">
                  <w:marLeft w:val="0"/>
                  <w:marRight w:val="0"/>
                  <w:marTop w:val="0"/>
                  <w:marBottom w:val="0"/>
                  <w:divBdr>
                    <w:top w:val="none" w:sz="0" w:space="0" w:color="auto"/>
                    <w:left w:val="none" w:sz="0" w:space="0" w:color="auto"/>
                    <w:bottom w:val="none" w:sz="0" w:space="0" w:color="auto"/>
                    <w:right w:val="none" w:sz="0" w:space="0" w:color="auto"/>
                  </w:divBdr>
                </w:div>
                <w:div w:id="1523323056">
                  <w:marLeft w:val="0"/>
                  <w:marRight w:val="0"/>
                  <w:marTop w:val="0"/>
                  <w:marBottom w:val="0"/>
                  <w:divBdr>
                    <w:top w:val="none" w:sz="0" w:space="0" w:color="auto"/>
                    <w:left w:val="none" w:sz="0" w:space="0" w:color="auto"/>
                    <w:bottom w:val="none" w:sz="0" w:space="0" w:color="auto"/>
                    <w:right w:val="none" w:sz="0" w:space="0" w:color="auto"/>
                  </w:divBdr>
                </w:div>
                <w:div w:id="960764244">
                  <w:marLeft w:val="0"/>
                  <w:marRight w:val="0"/>
                  <w:marTop w:val="0"/>
                  <w:marBottom w:val="0"/>
                  <w:divBdr>
                    <w:top w:val="none" w:sz="0" w:space="0" w:color="auto"/>
                    <w:left w:val="none" w:sz="0" w:space="0" w:color="auto"/>
                    <w:bottom w:val="none" w:sz="0" w:space="0" w:color="auto"/>
                    <w:right w:val="none" w:sz="0" w:space="0" w:color="auto"/>
                  </w:divBdr>
                </w:div>
                <w:div w:id="925189567">
                  <w:marLeft w:val="0"/>
                  <w:marRight w:val="0"/>
                  <w:marTop w:val="0"/>
                  <w:marBottom w:val="0"/>
                  <w:divBdr>
                    <w:top w:val="none" w:sz="0" w:space="0" w:color="auto"/>
                    <w:left w:val="none" w:sz="0" w:space="0" w:color="auto"/>
                    <w:bottom w:val="none" w:sz="0" w:space="0" w:color="auto"/>
                    <w:right w:val="none" w:sz="0" w:space="0" w:color="auto"/>
                  </w:divBdr>
                </w:div>
                <w:div w:id="1401557791">
                  <w:marLeft w:val="0"/>
                  <w:marRight w:val="0"/>
                  <w:marTop w:val="0"/>
                  <w:marBottom w:val="0"/>
                  <w:divBdr>
                    <w:top w:val="none" w:sz="0" w:space="0" w:color="auto"/>
                    <w:left w:val="none" w:sz="0" w:space="0" w:color="auto"/>
                    <w:bottom w:val="none" w:sz="0" w:space="0" w:color="auto"/>
                    <w:right w:val="none" w:sz="0" w:space="0" w:color="auto"/>
                  </w:divBdr>
                </w:div>
                <w:div w:id="708915173">
                  <w:marLeft w:val="0"/>
                  <w:marRight w:val="0"/>
                  <w:marTop w:val="0"/>
                  <w:marBottom w:val="0"/>
                  <w:divBdr>
                    <w:top w:val="none" w:sz="0" w:space="0" w:color="auto"/>
                    <w:left w:val="none" w:sz="0" w:space="0" w:color="auto"/>
                    <w:bottom w:val="none" w:sz="0" w:space="0" w:color="auto"/>
                    <w:right w:val="none" w:sz="0" w:space="0" w:color="auto"/>
                  </w:divBdr>
                </w:div>
                <w:div w:id="2072187584">
                  <w:marLeft w:val="0"/>
                  <w:marRight w:val="0"/>
                  <w:marTop w:val="0"/>
                  <w:marBottom w:val="0"/>
                  <w:divBdr>
                    <w:top w:val="none" w:sz="0" w:space="0" w:color="auto"/>
                    <w:left w:val="none" w:sz="0" w:space="0" w:color="auto"/>
                    <w:bottom w:val="none" w:sz="0" w:space="0" w:color="auto"/>
                    <w:right w:val="none" w:sz="0" w:space="0" w:color="auto"/>
                  </w:divBdr>
                  <w:divsChild>
                    <w:div w:id="1802183512">
                      <w:marLeft w:val="0"/>
                      <w:marRight w:val="0"/>
                      <w:marTop w:val="0"/>
                      <w:marBottom w:val="0"/>
                      <w:divBdr>
                        <w:top w:val="none" w:sz="0" w:space="0" w:color="auto"/>
                        <w:left w:val="none" w:sz="0" w:space="0" w:color="auto"/>
                        <w:bottom w:val="none" w:sz="0" w:space="0" w:color="auto"/>
                        <w:right w:val="none" w:sz="0" w:space="0" w:color="auto"/>
                      </w:divBdr>
                    </w:div>
                  </w:divsChild>
                </w:div>
                <w:div w:id="5793932">
                  <w:marLeft w:val="0"/>
                  <w:marRight w:val="0"/>
                  <w:marTop w:val="0"/>
                  <w:marBottom w:val="0"/>
                  <w:divBdr>
                    <w:top w:val="none" w:sz="0" w:space="0" w:color="auto"/>
                    <w:left w:val="none" w:sz="0" w:space="0" w:color="auto"/>
                    <w:bottom w:val="none" w:sz="0" w:space="0" w:color="auto"/>
                    <w:right w:val="none" w:sz="0" w:space="0" w:color="auto"/>
                  </w:divBdr>
                  <w:divsChild>
                    <w:div w:id="13809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453469">
          <w:marLeft w:val="0"/>
          <w:marRight w:val="0"/>
          <w:marTop w:val="0"/>
          <w:marBottom w:val="0"/>
          <w:divBdr>
            <w:top w:val="none" w:sz="0" w:space="0" w:color="auto"/>
            <w:left w:val="none" w:sz="0" w:space="0" w:color="auto"/>
            <w:bottom w:val="none" w:sz="0" w:space="0" w:color="auto"/>
            <w:right w:val="none" w:sz="0" w:space="0" w:color="auto"/>
          </w:divBdr>
          <w:divsChild>
            <w:div w:id="1561749653">
              <w:marLeft w:val="0"/>
              <w:marRight w:val="0"/>
              <w:marTop w:val="0"/>
              <w:marBottom w:val="0"/>
              <w:divBdr>
                <w:top w:val="none" w:sz="0" w:space="0" w:color="auto"/>
                <w:left w:val="none" w:sz="0" w:space="0" w:color="auto"/>
                <w:bottom w:val="none" w:sz="0" w:space="0" w:color="auto"/>
                <w:right w:val="none" w:sz="0" w:space="0" w:color="auto"/>
              </w:divBdr>
              <w:divsChild>
                <w:div w:id="745616136">
                  <w:marLeft w:val="0"/>
                  <w:marRight w:val="0"/>
                  <w:marTop w:val="0"/>
                  <w:marBottom w:val="0"/>
                  <w:divBdr>
                    <w:top w:val="none" w:sz="0" w:space="0" w:color="auto"/>
                    <w:left w:val="none" w:sz="0" w:space="0" w:color="auto"/>
                    <w:bottom w:val="none" w:sz="0" w:space="0" w:color="auto"/>
                    <w:right w:val="none" w:sz="0" w:space="0" w:color="auto"/>
                  </w:divBdr>
                  <w:divsChild>
                    <w:div w:id="1609119503">
                      <w:marLeft w:val="0"/>
                      <w:marRight w:val="0"/>
                      <w:marTop w:val="0"/>
                      <w:marBottom w:val="0"/>
                      <w:divBdr>
                        <w:top w:val="none" w:sz="0" w:space="0" w:color="auto"/>
                        <w:left w:val="none" w:sz="0" w:space="0" w:color="auto"/>
                        <w:bottom w:val="none" w:sz="0" w:space="0" w:color="auto"/>
                        <w:right w:val="none" w:sz="0" w:space="0" w:color="auto"/>
                      </w:divBdr>
                    </w:div>
                    <w:div w:id="1156536875">
                      <w:marLeft w:val="0"/>
                      <w:marRight w:val="0"/>
                      <w:marTop w:val="0"/>
                      <w:marBottom w:val="0"/>
                      <w:divBdr>
                        <w:top w:val="none" w:sz="0" w:space="0" w:color="auto"/>
                        <w:left w:val="none" w:sz="0" w:space="0" w:color="auto"/>
                        <w:bottom w:val="none" w:sz="0" w:space="0" w:color="auto"/>
                        <w:right w:val="none" w:sz="0" w:space="0" w:color="auto"/>
                      </w:divBdr>
                    </w:div>
                    <w:div w:id="1412659195">
                      <w:marLeft w:val="0"/>
                      <w:marRight w:val="0"/>
                      <w:marTop w:val="0"/>
                      <w:marBottom w:val="0"/>
                      <w:divBdr>
                        <w:top w:val="none" w:sz="0" w:space="0" w:color="auto"/>
                        <w:left w:val="none" w:sz="0" w:space="0" w:color="auto"/>
                        <w:bottom w:val="none" w:sz="0" w:space="0" w:color="auto"/>
                        <w:right w:val="none" w:sz="0" w:space="0" w:color="auto"/>
                      </w:divBdr>
                    </w:div>
                    <w:div w:id="217015259">
                      <w:marLeft w:val="0"/>
                      <w:marRight w:val="0"/>
                      <w:marTop w:val="0"/>
                      <w:marBottom w:val="0"/>
                      <w:divBdr>
                        <w:top w:val="none" w:sz="0" w:space="0" w:color="auto"/>
                        <w:left w:val="none" w:sz="0" w:space="0" w:color="auto"/>
                        <w:bottom w:val="none" w:sz="0" w:space="0" w:color="auto"/>
                        <w:right w:val="none" w:sz="0" w:space="0" w:color="auto"/>
                      </w:divBdr>
                    </w:div>
                    <w:div w:id="1771774515">
                      <w:marLeft w:val="0"/>
                      <w:marRight w:val="0"/>
                      <w:marTop w:val="0"/>
                      <w:marBottom w:val="0"/>
                      <w:divBdr>
                        <w:top w:val="none" w:sz="0" w:space="0" w:color="auto"/>
                        <w:left w:val="none" w:sz="0" w:space="0" w:color="auto"/>
                        <w:bottom w:val="none" w:sz="0" w:space="0" w:color="auto"/>
                        <w:right w:val="none" w:sz="0" w:space="0" w:color="auto"/>
                      </w:divBdr>
                    </w:div>
                    <w:div w:id="456532679">
                      <w:marLeft w:val="0"/>
                      <w:marRight w:val="0"/>
                      <w:marTop w:val="0"/>
                      <w:marBottom w:val="0"/>
                      <w:divBdr>
                        <w:top w:val="none" w:sz="0" w:space="0" w:color="auto"/>
                        <w:left w:val="none" w:sz="0" w:space="0" w:color="auto"/>
                        <w:bottom w:val="none" w:sz="0" w:space="0" w:color="auto"/>
                        <w:right w:val="none" w:sz="0" w:space="0" w:color="auto"/>
                      </w:divBdr>
                    </w:div>
                    <w:div w:id="1217594574">
                      <w:marLeft w:val="0"/>
                      <w:marRight w:val="0"/>
                      <w:marTop w:val="0"/>
                      <w:marBottom w:val="0"/>
                      <w:divBdr>
                        <w:top w:val="none" w:sz="0" w:space="0" w:color="auto"/>
                        <w:left w:val="none" w:sz="0" w:space="0" w:color="auto"/>
                        <w:bottom w:val="none" w:sz="0" w:space="0" w:color="auto"/>
                        <w:right w:val="none" w:sz="0" w:space="0" w:color="auto"/>
                      </w:divBdr>
                    </w:div>
                    <w:div w:id="1472939471">
                      <w:marLeft w:val="0"/>
                      <w:marRight w:val="0"/>
                      <w:marTop w:val="0"/>
                      <w:marBottom w:val="0"/>
                      <w:divBdr>
                        <w:top w:val="none" w:sz="0" w:space="0" w:color="auto"/>
                        <w:left w:val="none" w:sz="0" w:space="0" w:color="auto"/>
                        <w:bottom w:val="none" w:sz="0" w:space="0" w:color="auto"/>
                        <w:right w:val="none" w:sz="0" w:space="0" w:color="auto"/>
                      </w:divBdr>
                    </w:div>
                    <w:div w:id="888801494">
                      <w:marLeft w:val="0"/>
                      <w:marRight w:val="0"/>
                      <w:marTop w:val="0"/>
                      <w:marBottom w:val="0"/>
                      <w:divBdr>
                        <w:top w:val="none" w:sz="0" w:space="0" w:color="auto"/>
                        <w:left w:val="none" w:sz="0" w:space="0" w:color="auto"/>
                        <w:bottom w:val="none" w:sz="0" w:space="0" w:color="auto"/>
                        <w:right w:val="none" w:sz="0" w:space="0" w:color="auto"/>
                      </w:divBdr>
                    </w:div>
                    <w:div w:id="210508106">
                      <w:marLeft w:val="0"/>
                      <w:marRight w:val="0"/>
                      <w:marTop w:val="0"/>
                      <w:marBottom w:val="0"/>
                      <w:divBdr>
                        <w:top w:val="none" w:sz="0" w:space="0" w:color="auto"/>
                        <w:left w:val="none" w:sz="0" w:space="0" w:color="auto"/>
                        <w:bottom w:val="none" w:sz="0" w:space="0" w:color="auto"/>
                        <w:right w:val="none" w:sz="0" w:space="0" w:color="auto"/>
                      </w:divBdr>
                    </w:div>
                    <w:div w:id="1056391198">
                      <w:marLeft w:val="0"/>
                      <w:marRight w:val="0"/>
                      <w:marTop w:val="0"/>
                      <w:marBottom w:val="0"/>
                      <w:divBdr>
                        <w:top w:val="none" w:sz="0" w:space="0" w:color="auto"/>
                        <w:left w:val="none" w:sz="0" w:space="0" w:color="auto"/>
                        <w:bottom w:val="none" w:sz="0" w:space="0" w:color="auto"/>
                        <w:right w:val="none" w:sz="0" w:space="0" w:color="auto"/>
                      </w:divBdr>
                    </w:div>
                    <w:div w:id="1212037496">
                      <w:marLeft w:val="0"/>
                      <w:marRight w:val="0"/>
                      <w:marTop w:val="0"/>
                      <w:marBottom w:val="0"/>
                      <w:divBdr>
                        <w:top w:val="none" w:sz="0" w:space="0" w:color="auto"/>
                        <w:left w:val="none" w:sz="0" w:space="0" w:color="auto"/>
                        <w:bottom w:val="none" w:sz="0" w:space="0" w:color="auto"/>
                        <w:right w:val="none" w:sz="0" w:space="0" w:color="auto"/>
                      </w:divBdr>
                    </w:div>
                    <w:div w:id="915045477">
                      <w:marLeft w:val="0"/>
                      <w:marRight w:val="0"/>
                      <w:marTop w:val="0"/>
                      <w:marBottom w:val="0"/>
                      <w:divBdr>
                        <w:top w:val="none" w:sz="0" w:space="0" w:color="auto"/>
                        <w:left w:val="none" w:sz="0" w:space="0" w:color="auto"/>
                        <w:bottom w:val="none" w:sz="0" w:space="0" w:color="auto"/>
                        <w:right w:val="none" w:sz="0" w:space="0" w:color="auto"/>
                      </w:divBdr>
                    </w:div>
                    <w:div w:id="1775251285">
                      <w:marLeft w:val="0"/>
                      <w:marRight w:val="0"/>
                      <w:marTop w:val="0"/>
                      <w:marBottom w:val="0"/>
                      <w:divBdr>
                        <w:top w:val="none" w:sz="0" w:space="0" w:color="auto"/>
                        <w:left w:val="none" w:sz="0" w:space="0" w:color="auto"/>
                        <w:bottom w:val="none" w:sz="0" w:space="0" w:color="auto"/>
                        <w:right w:val="none" w:sz="0" w:space="0" w:color="auto"/>
                      </w:divBdr>
                    </w:div>
                    <w:div w:id="1484811073">
                      <w:marLeft w:val="0"/>
                      <w:marRight w:val="0"/>
                      <w:marTop w:val="0"/>
                      <w:marBottom w:val="0"/>
                      <w:divBdr>
                        <w:top w:val="none" w:sz="0" w:space="0" w:color="auto"/>
                        <w:left w:val="none" w:sz="0" w:space="0" w:color="auto"/>
                        <w:bottom w:val="none" w:sz="0" w:space="0" w:color="auto"/>
                        <w:right w:val="none" w:sz="0" w:space="0" w:color="auto"/>
                      </w:divBdr>
                    </w:div>
                    <w:div w:id="1003048337">
                      <w:marLeft w:val="0"/>
                      <w:marRight w:val="0"/>
                      <w:marTop w:val="0"/>
                      <w:marBottom w:val="0"/>
                      <w:divBdr>
                        <w:top w:val="none" w:sz="0" w:space="0" w:color="auto"/>
                        <w:left w:val="none" w:sz="0" w:space="0" w:color="auto"/>
                        <w:bottom w:val="none" w:sz="0" w:space="0" w:color="auto"/>
                        <w:right w:val="none" w:sz="0" w:space="0" w:color="auto"/>
                      </w:divBdr>
                    </w:div>
                    <w:div w:id="1269847995">
                      <w:marLeft w:val="0"/>
                      <w:marRight w:val="0"/>
                      <w:marTop w:val="0"/>
                      <w:marBottom w:val="0"/>
                      <w:divBdr>
                        <w:top w:val="none" w:sz="0" w:space="0" w:color="auto"/>
                        <w:left w:val="none" w:sz="0" w:space="0" w:color="auto"/>
                        <w:bottom w:val="none" w:sz="0" w:space="0" w:color="auto"/>
                        <w:right w:val="none" w:sz="0" w:space="0" w:color="auto"/>
                      </w:divBdr>
                    </w:div>
                    <w:div w:id="828791734">
                      <w:marLeft w:val="0"/>
                      <w:marRight w:val="0"/>
                      <w:marTop w:val="0"/>
                      <w:marBottom w:val="0"/>
                      <w:divBdr>
                        <w:top w:val="none" w:sz="0" w:space="0" w:color="auto"/>
                        <w:left w:val="none" w:sz="0" w:space="0" w:color="auto"/>
                        <w:bottom w:val="none" w:sz="0" w:space="0" w:color="auto"/>
                        <w:right w:val="none" w:sz="0" w:space="0" w:color="auto"/>
                      </w:divBdr>
                    </w:div>
                    <w:div w:id="67926430">
                      <w:marLeft w:val="0"/>
                      <w:marRight w:val="0"/>
                      <w:marTop w:val="0"/>
                      <w:marBottom w:val="0"/>
                      <w:divBdr>
                        <w:top w:val="none" w:sz="0" w:space="0" w:color="auto"/>
                        <w:left w:val="none" w:sz="0" w:space="0" w:color="auto"/>
                        <w:bottom w:val="none" w:sz="0" w:space="0" w:color="auto"/>
                        <w:right w:val="none" w:sz="0" w:space="0" w:color="auto"/>
                      </w:divBdr>
                    </w:div>
                    <w:div w:id="1538395049">
                      <w:marLeft w:val="0"/>
                      <w:marRight w:val="0"/>
                      <w:marTop w:val="0"/>
                      <w:marBottom w:val="0"/>
                      <w:divBdr>
                        <w:top w:val="none" w:sz="0" w:space="0" w:color="auto"/>
                        <w:left w:val="none" w:sz="0" w:space="0" w:color="auto"/>
                        <w:bottom w:val="none" w:sz="0" w:space="0" w:color="auto"/>
                        <w:right w:val="none" w:sz="0" w:space="0" w:color="auto"/>
                      </w:divBdr>
                    </w:div>
                    <w:div w:id="1658605916">
                      <w:marLeft w:val="0"/>
                      <w:marRight w:val="0"/>
                      <w:marTop w:val="0"/>
                      <w:marBottom w:val="0"/>
                      <w:divBdr>
                        <w:top w:val="none" w:sz="0" w:space="0" w:color="auto"/>
                        <w:left w:val="none" w:sz="0" w:space="0" w:color="auto"/>
                        <w:bottom w:val="none" w:sz="0" w:space="0" w:color="auto"/>
                        <w:right w:val="none" w:sz="0" w:space="0" w:color="auto"/>
                      </w:divBdr>
                    </w:div>
                    <w:div w:id="1397784007">
                      <w:marLeft w:val="0"/>
                      <w:marRight w:val="0"/>
                      <w:marTop w:val="0"/>
                      <w:marBottom w:val="0"/>
                      <w:divBdr>
                        <w:top w:val="none" w:sz="0" w:space="0" w:color="auto"/>
                        <w:left w:val="none" w:sz="0" w:space="0" w:color="auto"/>
                        <w:bottom w:val="none" w:sz="0" w:space="0" w:color="auto"/>
                        <w:right w:val="none" w:sz="0" w:space="0" w:color="auto"/>
                      </w:divBdr>
                    </w:div>
                    <w:div w:id="1593200794">
                      <w:marLeft w:val="0"/>
                      <w:marRight w:val="0"/>
                      <w:marTop w:val="0"/>
                      <w:marBottom w:val="0"/>
                      <w:divBdr>
                        <w:top w:val="none" w:sz="0" w:space="0" w:color="auto"/>
                        <w:left w:val="none" w:sz="0" w:space="0" w:color="auto"/>
                        <w:bottom w:val="none" w:sz="0" w:space="0" w:color="auto"/>
                        <w:right w:val="none" w:sz="0" w:space="0" w:color="auto"/>
                      </w:divBdr>
                    </w:div>
                    <w:div w:id="1015035563">
                      <w:marLeft w:val="0"/>
                      <w:marRight w:val="0"/>
                      <w:marTop w:val="0"/>
                      <w:marBottom w:val="0"/>
                      <w:divBdr>
                        <w:top w:val="none" w:sz="0" w:space="0" w:color="auto"/>
                        <w:left w:val="none" w:sz="0" w:space="0" w:color="auto"/>
                        <w:bottom w:val="none" w:sz="0" w:space="0" w:color="auto"/>
                        <w:right w:val="none" w:sz="0" w:space="0" w:color="auto"/>
                      </w:divBdr>
                    </w:div>
                    <w:div w:id="1276520447">
                      <w:marLeft w:val="0"/>
                      <w:marRight w:val="0"/>
                      <w:marTop w:val="0"/>
                      <w:marBottom w:val="0"/>
                      <w:divBdr>
                        <w:top w:val="none" w:sz="0" w:space="0" w:color="auto"/>
                        <w:left w:val="none" w:sz="0" w:space="0" w:color="auto"/>
                        <w:bottom w:val="none" w:sz="0" w:space="0" w:color="auto"/>
                        <w:right w:val="none" w:sz="0" w:space="0" w:color="auto"/>
                      </w:divBdr>
                    </w:div>
                    <w:div w:id="1711953749">
                      <w:marLeft w:val="0"/>
                      <w:marRight w:val="0"/>
                      <w:marTop w:val="0"/>
                      <w:marBottom w:val="0"/>
                      <w:divBdr>
                        <w:top w:val="none" w:sz="0" w:space="0" w:color="auto"/>
                        <w:left w:val="none" w:sz="0" w:space="0" w:color="auto"/>
                        <w:bottom w:val="none" w:sz="0" w:space="0" w:color="auto"/>
                        <w:right w:val="none" w:sz="0" w:space="0" w:color="auto"/>
                      </w:divBdr>
                    </w:div>
                    <w:div w:id="1902399084">
                      <w:marLeft w:val="0"/>
                      <w:marRight w:val="0"/>
                      <w:marTop w:val="0"/>
                      <w:marBottom w:val="0"/>
                      <w:divBdr>
                        <w:top w:val="none" w:sz="0" w:space="0" w:color="auto"/>
                        <w:left w:val="none" w:sz="0" w:space="0" w:color="auto"/>
                        <w:bottom w:val="none" w:sz="0" w:space="0" w:color="auto"/>
                        <w:right w:val="none" w:sz="0" w:space="0" w:color="auto"/>
                      </w:divBdr>
                    </w:div>
                    <w:div w:id="309017428">
                      <w:marLeft w:val="0"/>
                      <w:marRight w:val="0"/>
                      <w:marTop w:val="0"/>
                      <w:marBottom w:val="0"/>
                      <w:divBdr>
                        <w:top w:val="none" w:sz="0" w:space="0" w:color="auto"/>
                        <w:left w:val="none" w:sz="0" w:space="0" w:color="auto"/>
                        <w:bottom w:val="none" w:sz="0" w:space="0" w:color="auto"/>
                        <w:right w:val="none" w:sz="0" w:space="0" w:color="auto"/>
                      </w:divBdr>
                    </w:div>
                    <w:div w:id="413205995">
                      <w:marLeft w:val="0"/>
                      <w:marRight w:val="0"/>
                      <w:marTop w:val="0"/>
                      <w:marBottom w:val="0"/>
                      <w:divBdr>
                        <w:top w:val="none" w:sz="0" w:space="0" w:color="auto"/>
                        <w:left w:val="none" w:sz="0" w:space="0" w:color="auto"/>
                        <w:bottom w:val="none" w:sz="0" w:space="0" w:color="auto"/>
                        <w:right w:val="none" w:sz="0" w:space="0" w:color="auto"/>
                      </w:divBdr>
                    </w:div>
                    <w:div w:id="117073070">
                      <w:marLeft w:val="0"/>
                      <w:marRight w:val="0"/>
                      <w:marTop w:val="0"/>
                      <w:marBottom w:val="0"/>
                      <w:divBdr>
                        <w:top w:val="none" w:sz="0" w:space="0" w:color="auto"/>
                        <w:left w:val="none" w:sz="0" w:space="0" w:color="auto"/>
                        <w:bottom w:val="none" w:sz="0" w:space="0" w:color="auto"/>
                        <w:right w:val="none" w:sz="0" w:space="0" w:color="auto"/>
                      </w:divBdr>
                    </w:div>
                    <w:div w:id="459230977">
                      <w:marLeft w:val="0"/>
                      <w:marRight w:val="0"/>
                      <w:marTop w:val="0"/>
                      <w:marBottom w:val="0"/>
                      <w:divBdr>
                        <w:top w:val="none" w:sz="0" w:space="0" w:color="auto"/>
                        <w:left w:val="none" w:sz="0" w:space="0" w:color="auto"/>
                        <w:bottom w:val="none" w:sz="0" w:space="0" w:color="auto"/>
                        <w:right w:val="none" w:sz="0" w:space="0" w:color="auto"/>
                      </w:divBdr>
                    </w:div>
                    <w:div w:id="185364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8185804">
      <w:bodyDiv w:val="1"/>
      <w:marLeft w:val="0"/>
      <w:marRight w:val="0"/>
      <w:marTop w:val="0"/>
      <w:marBottom w:val="0"/>
      <w:divBdr>
        <w:top w:val="none" w:sz="0" w:space="0" w:color="auto"/>
        <w:left w:val="none" w:sz="0" w:space="0" w:color="auto"/>
        <w:bottom w:val="none" w:sz="0" w:space="0" w:color="auto"/>
        <w:right w:val="none" w:sz="0" w:space="0" w:color="auto"/>
      </w:divBdr>
    </w:div>
    <w:div w:id="1278877717">
      <w:bodyDiv w:val="1"/>
      <w:marLeft w:val="0"/>
      <w:marRight w:val="0"/>
      <w:marTop w:val="0"/>
      <w:marBottom w:val="0"/>
      <w:divBdr>
        <w:top w:val="none" w:sz="0" w:space="0" w:color="auto"/>
        <w:left w:val="none" w:sz="0" w:space="0" w:color="auto"/>
        <w:bottom w:val="none" w:sz="0" w:space="0" w:color="auto"/>
        <w:right w:val="none" w:sz="0" w:space="0" w:color="auto"/>
      </w:divBdr>
      <w:divsChild>
        <w:div w:id="1046032299">
          <w:marLeft w:val="0"/>
          <w:marRight w:val="0"/>
          <w:marTop w:val="0"/>
          <w:marBottom w:val="0"/>
          <w:divBdr>
            <w:top w:val="none" w:sz="0" w:space="0" w:color="auto"/>
            <w:left w:val="none" w:sz="0" w:space="0" w:color="auto"/>
            <w:bottom w:val="none" w:sz="0" w:space="0" w:color="auto"/>
            <w:right w:val="none" w:sz="0" w:space="0" w:color="auto"/>
          </w:divBdr>
          <w:divsChild>
            <w:div w:id="1893733893">
              <w:marLeft w:val="0"/>
              <w:marRight w:val="0"/>
              <w:marTop w:val="0"/>
              <w:marBottom w:val="0"/>
              <w:divBdr>
                <w:top w:val="none" w:sz="0" w:space="0" w:color="auto"/>
                <w:left w:val="none" w:sz="0" w:space="0" w:color="auto"/>
                <w:bottom w:val="none" w:sz="0" w:space="0" w:color="auto"/>
                <w:right w:val="none" w:sz="0" w:space="0" w:color="auto"/>
              </w:divBdr>
            </w:div>
            <w:div w:id="1215120604">
              <w:marLeft w:val="0"/>
              <w:marRight w:val="0"/>
              <w:marTop w:val="0"/>
              <w:marBottom w:val="0"/>
              <w:divBdr>
                <w:top w:val="none" w:sz="0" w:space="0" w:color="auto"/>
                <w:left w:val="none" w:sz="0" w:space="0" w:color="auto"/>
                <w:bottom w:val="none" w:sz="0" w:space="0" w:color="auto"/>
                <w:right w:val="none" w:sz="0" w:space="0" w:color="auto"/>
              </w:divBdr>
            </w:div>
            <w:div w:id="1408260465">
              <w:marLeft w:val="0"/>
              <w:marRight w:val="0"/>
              <w:marTop w:val="0"/>
              <w:marBottom w:val="0"/>
              <w:divBdr>
                <w:top w:val="none" w:sz="0" w:space="0" w:color="auto"/>
                <w:left w:val="none" w:sz="0" w:space="0" w:color="auto"/>
                <w:bottom w:val="none" w:sz="0" w:space="0" w:color="auto"/>
                <w:right w:val="none" w:sz="0" w:space="0" w:color="auto"/>
              </w:divBdr>
            </w:div>
            <w:div w:id="1811437093">
              <w:marLeft w:val="0"/>
              <w:marRight w:val="0"/>
              <w:marTop w:val="0"/>
              <w:marBottom w:val="0"/>
              <w:divBdr>
                <w:top w:val="none" w:sz="0" w:space="0" w:color="auto"/>
                <w:left w:val="none" w:sz="0" w:space="0" w:color="auto"/>
                <w:bottom w:val="none" w:sz="0" w:space="0" w:color="auto"/>
                <w:right w:val="none" w:sz="0" w:space="0" w:color="auto"/>
              </w:divBdr>
            </w:div>
            <w:div w:id="1965692721">
              <w:marLeft w:val="0"/>
              <w:marRight w:val="0"/>
              <w:marTop w:val="0"/>
              <w:marBottom w:val="0"/>
              <w:divBdr>
                <w:top w:val="none" w:sz="0" w:space="0" w:color="auto"/>
                <w:left w:val="none" w:sz="0" w:space="0" w:color="auto"/>
                <w:bottom w:val="none" w:sz="0" w:space="0" w:color="auto"/>
                <w:right w:val="none" w:sz="0" w:space="0" w:color="auto"/>
              </w:divBdr>
            </w:div>
            <w:div w:id="1248539069">
              <w:marLeft w:val="0"/>
              <w:marRight w:val="0"/>
              <w:marTop w:val="0"/>
              <w:marBottom w:val="0"/>
              <w:divBdr>
                <w:top w:val="none" w:sz="0" w:space="0" w:color="auto"/>
                <w:left w:val="none" w:sz="0" w:space="0" w:color="auto"/>
                <w:bottom w:val="none" w:sz="0" w:space="0" w:color="auto"/>
                <w:right w:val="none" w:sz="0" w:space="0" w:color="auto"/>
              </w:divBdr>
            </w:div>
            <w:div w:id="1172524317">
              <w:marLeft w:val="0"/>
              <w:marRight w:val="0"/>
              <w:marTop w:val="0"/>
              <w:marBottom w:val="0"/>
              <w:divBdr>
                <w:top w:val="none" w:sz="0" w:space="0" w:color="auto"/>
                <w:left w:val="none" w:sz="0" w:space="0" w:color="auto"/>
                <w:bottom w:val="none" w:sz="0" w:space="0" w:color="auto"/>
                <w:right w:val="none" w:sz="0" w:space="0" w:color="auto"/>
              </w:divBdr>
            </w:div>
            <w:div w:id="2145809217">
              <w:marLeft w:val="0"/>
              <w:marRight w:val="0"/>
              <w:marTop w:val="0"/>
              <w:marBottom w:val="0"/>
              <w:divBdr>
                <w:top w:val="none" w:sz="0" w:space="0" w:color="auto"/>
                <w:left w:val="none" w:sz="0" w:space="0" w:color="auto"/>
                <w:bottom w:val="none" w:sz="0" w:space="0" w:color="auto"/>
                <w:right w:val="none" w:sz="0" w:space="0" w:color="auto"/>
              </w:divBdr>
            </w:div>
            <w:div w:id="864827192">
              <w:marLeft w:val="0"/>
              <w:marRight w:val="0"/>
              <w:marTop w:val="0"/>
              <w:marBottom w:val="0"/>
              <w:divBdr>
                <w:top w:val="none" w:sz="0" w:space="0" w:color="auto"/>
                <w:left w:val="none" w:sz="0" w:space="0" w:color="auto"/>
                <w:bottom w:val="none" w:sz="0" w:space="0" w:color="auto"/>
                <w:right w:val="none" w:sz="0" w:space="0" w:color="auto"/>
              </w:divBdr>
            </w:div>
            <w:div w:id="1804544328">
              <w:marLeft w:val="0"/>
              <w:marRight w:val="0"/>
              <w:marTop w:val="0"/>
              <w:marBottom w:val="0"/>
              <w:divBdr>
                <w:top w:val="none" w:sz="0" w:space="0" w:color="auto"/>
                <w:left w:val="none" w:sz="0" w:space="0" w:color="auto"/>
                <w:bottom w:val="none" w:sz="0" w:space="0" w:color="auto"/>
                <w:right w:val="none" w:sz="0" w:space="0" w:color="auto"/>
              </w:divBdr>
            </w:div>
            <w:div w:id="1007486595">
              <w:marLeft w:val="0"/>
              <w:marRight w:val="0"/>
              <w:marTop w:val="0"/>
              <w:marBottom w:val="0"/>
              <w:divBdr>
                <w:top w:val="none" w:sz="0" w:space="0" w:color="auto"/>
                <w:left w:val="none" w:sz="0" w:space="0" w:color="auto"/>
                <w:bottom w:val="none" w:sz="0" w:space="0" w:color="auto"/>
                <w:right w:val="none" w:sz="0" w:space="0" w:color="auto"/>
              </w:divBdr>
            </w:div>
            <w:div w:id="1697148287">
              <w:marLeft w:val="0"/>
              <w:marRight w:val="0"/>
              <w:marTop w:val="0"/>
              <w:marBottom w:val="0"/>
              <w:divBdr>
                <w:top w:val="none" w:sz="0" w:space="0" w:color="auto"/>
                <w:left w:val="none" w:sz="0" w:space="0" w:color="auto"/>
                <w:bottom w:val="none" w:sz="0" w:space="0" w:color="auto"/>
                <w:right w:val="none" w:sz="0" w:space="0" w:color="auto"/>
              </w:divBdr>
            </w:div>
            <w:div w:id="1228221539">
              <w:marLeft w:val="0"/>
              <w:marRight w:val="0"/>
              <w:marTop w:val="0"/>
              <w:marBottom w:val="0"/>
              <w:divBdr>
                <w:top w:val="none" w:sz="0" w:space="0" w:color="auto"/>
                <w:left w:val="none" w:sz="0" w:space="0" w:color="auto"/>
                <w:bottom w:val="none" w:sz="0" w:space="0" w:color="auto"/>
                <w:right w:val="none" w:sz="0" w:space="0" w:color="auto"/>
              </w:divBdr>
            </w:div>
            <w:div w:id="1444307257">
              <w:marLeft w:val="0"/>
              <w:marRight w:val="0"/>
              <w:marTop w:val="0"/>
              <w:marBottom w:val="0"/>
              <w:divBdr>
                <w:top w:val="none" w:sz="0" w:space="0" w:color="auto"/>
                <w:left w:val="none" w:sz="0" w:space="0" w:color="auto"/>
                <w:bottom w:val="none" w:sz="0" w:space="0" w:color="auto"/>
                <w:right w:val="none" w:sz="0" w:space="0" w:color="auto"/>
              </w:divBdr>
            </w:div>
            <w:div w:id="1896772212">
              <w:marLeft w:val="0"/>
              <w:marRight w:val="0"/>
              <w:marTop w:val="0"/>
              <w:marBottom w:val="0"/>
              <w:divBdr>
                <w:top w:val="none" w:sz="0" w:space="0" w:color="auto"/>
                <w:left w:val="none" w:sz="0" w:space="0" w:color="auto"/>
                <w:bottom w:val="none" w:sz="0" w:space="0" w:color="auto"/>
                <w:right w:val="none" w:sz="0" w:space="0" w:color="auto"/>
              </w:divBdr>
            </w:div>
            <w:div w:id="147669419">
              <w:marLeft w:val="0"/>
              <w:marRight w:val="0"/>
              <w:marTop w:val="0"/>
              <w:marBottom w:val="0"/>
              <w:divBdr>
                <w:top w:val="none" w:sz="0" w:space="0" w:color="auto"/>
                <w:left w:val="none" w:sz="0" w:space="0" w:color="auto"/>
                <w:bottom w:val="none" w:sz="0" w:space="0" w:color="auto"/>
                <w:right w:val="none" w:sz="0" w:space="0" w:color="auto"/>
              </w:divBdr>
            </w:div>
            <w:div w:id="1558394884">
              <w:marLeft w:val="0"/>
              <w:marRight w:val="0"/>
              <w:marTop w:val="0"/>
              <w:marBottom w:val="0"/>
              <w:divBdr>
                <w:top w:val="none" w:sz="0" w:space="0" w:color="auto"/>
                <w:left w:val="none" w:sz="0" w:space="0" w:color="auto"/>
                <w:bottom w:val="none" w:sz="0" w:space="0" w:color="auto"/>
                <w:right w:val="none" w:sz="0" w:space="0" w:color="auto"/>
              </w:divBdr>
            </w:div>
            <w:div w:id="22824032">
              <w:marLeft w:val="0"/>
              <w:marRight w:val="0"/>
              <w:marTop w:val="0"/>
              <w:marBottom w:val="0"/>
              <w:divBdr>
                <w:top w:val="none" w:sz="0" w:space="0" w:color="auto"/>
                <w:left w:val="none" w:sz="0" w:space="0" w:color="auto"/>
                <w:bottom w:val="none" w:sz="0" w:space="0" w:color="auto"/>
                <w:right w:val="none" w:sz="0" w:space="0" w:color="auto"/>
              </w:divBdr>
            </w:div>
            <w:div w:id="755171538">
              <w:marLeft w:val="0"/>
              <w:marRight w:val="0"/>
              <w:marTop w:val="0"/>
              <w:marBottom w:val="0"/>
              <w:divBdr>
                <w:top w:val="none" w:sz="0" w:space="0" w:color="auto"/>
                <w:left w:val="none" w:sz="0" w:space="0" w:color="auto"/>
                <w:bottom w:val="none" w:sz="0" w:space="0" w:color="auto"/>
                <w:right w:val="none" w:sz="0" w:space="0" w:color="auto"/>
              </w:divBdr>
            </w:div>
            <w:div w:id="118184292">
              <w:marLeft w:val="0"/>
              <w:marRight w:val="0"/>
              <w:marTop w:val="0"/>
              <w:marBottom w:val="0"/>
              <w:divBdr>
                <w:top w:val="none" w:sz="0" w:space="0" w:color="auto"/>
                <w:left w:val="none" w:sz="0" w:space="0" w:color="auto"/>
                <w:bottom w:val="none" w:sz="0" w:space="0" w:color="auto"/>
                <w:right w:val="none" w:sz="0" w:space="0" w:color="auto"/>
              </w:divBdr>
            </w:div>
            <w:div w:id="2105106450">
              <w:marLeft w:val="0"/>
              <w:marRight w:val="0"/>
              <w:marTop w:val="0"/>
              <w:marBottom w:val="0"/>
              <w:divBdr>
                <w:top w:val="none" w:sz="0" w:space="0" w:color="auto"/>
                <w:left w:val="none" w:sz="0" w:space="0" w:color="auto"/>
                <w:bottom w:val="none" w:sz="0" w:space="0" w:color="auto"/>
                <w:right w:val="none" w:sz="0" w:space="0" w:color="auto"/>
              </w:divBdr>
            </w:div>
            <w:div w:id="834151779">
              <w:marLeft w:val="0"/>
              <w:marRight w:val="0"/>
              <w:marTop w:val="0"/>
              <w:marBottom w:val="0"/>
              <w:divBdr>
                <w:top w:val="none" w:sz="0" w:space="0" w:color="auto"/>
                <w:left w:val="none" w:sz="0" w:space="0" w:color="auto"/>
                <w:bottom w:val="none" w:sz="0" w:space="0" w:color="auto"/>
                <w:right w:val="none" w:sz="0" w:space="0" w:color="auto"/>
              </w:divBdr>
            </w:div>
            <w:div w:id="1209415284">
              <w:marLeft w:val="0"/>
              <w:marRight w:val="0"/>
              <w:marTop w:val="0"/>
              <w:marBottom w:val="0"/>
              <w:divBdr>
                <w:top w:val="none" w:sz="0" w:space="0" w:color="auto"/>
                <w:left w:val="none" w:sz="0" w:space="0" w:color="auto"/>
                <w:bottom w:val="none" w:sz="0" w:space="0" w:color="auto"/>
                <w:right w:val="none" w:sz="0" w:space="0" w:color="auto"/>
              </w:divBdr>
            </w:div>
            <w:div w:id="293145327">
              <w:marLeft w:val="0"/>
              <w:marRight w:val="0"/>
              <w:marTop w:val="0"/>
              <w:marBottom w:val="0"/>
              <w:divBdr>
                <w:top w:val="none" w:sz="0" w:space="0" w:color="auto"/>
                <w:left w:val="none" w:sz="0" w:space="0" w:color="auto"/>
                <w:bottom w:val="none" w:sz="0" w:space="0" w:color="auto"/>
                <w:right w:val="none" w:sz="0" w:space="0" w:color="auto"/>
              </w:divBdr>
            </w:div>
            <w:div w:id="173496617">
              <w:marLeft w:val="0"/>
              <w:marRight w:val="0"/>
              <w:marTop w:val="0"/>
              <w:marBottom w:val="0"/>
              <w:divBdr>
                <w:top w:val="none" w:sz="0" w:space="0" w:color="auto"/>
                <w:left w:val="none" w:sz="0" w:space="0" w:color="auto"/>
                <w:bottom w:val="none" w:sz="0" w:space="0" w:color="auto"/>
                <w:right w:val="none" w:sz="0" w:space="0" w:color="auto"/>
              </w:divBdr>
            </w:div>
            <w:div w:id="387531419">
              <w:marLeft w:val="0"/>
              <w:marRight w:val="0"/>
              <w:marTop w:val="0"/>
              <w:marBottom w:val="0"/>
              <w:divBdr>
                <w:top w:val="none" w:sz="0" w:space="0" w:color="auto"/>
                <w:left w:val="none" w:sz="0" w:space="0" w:color="auto"/>
                <w:bottom w:val="none" w:sz="0" w:space="0" w:color="auto"/>
                <w:right w:val="none" w:sz="0" w:space="0" w:color="auto"/>
              </w:divBdr>
            </w:div>
            <w:div w:id="1320619966">
              <w:marLeft w:val="0"/>
              <w:marRight w:val="0"/>
              <w:marTop w:val="0"/>
              <w:marBottom w:val="0"/>
              <w:divBdr>
                <w:top w:val="none" w:sz="0" w:space="0" w:color="auto"/>
                <w:left w:val="none" w:sz="0" w:space="0" w:color="auto"/>
                <w:bottom w:val="none" w:sz="0" w:space="0" w:color="auto"/>
                <w:right w:val="none" w:sz="0" w:space="0" w:color="auto"/>
              </w:divBdr>
            </w:div>
            <w:div w:id="49884743">
              <w:marLeft w:val="0"/>
              <w:marRight w:val="0"/>
              <w:marTop w:val="0"/>
              <w:marBottom w:val="0"/>
              <w:divBdr>
                <w:top w:val="none" w:sz="0" w:space="0" w:color="auto"/>
                <w:left w:val="none" w:sz="0" w:space="0" w:color="auto"/>
                <w:bottom w:val="none" w:sz="0" w:space="0" w:color="auto"/>
                <w:right w:val="none" w:sz="0" w:space="0" w:color="auto"/>
              </w:divBdr>
            </w:div>
            <w:div w:id="1968857067">
              <w:marLeft w:val="0"/>
              <w:marRight w:val="0"/>
              <w:marTop w:val="0"/>
              <w:marBottom w:val="0"/>
              <w:divBdr>
                <w:top w:val="none" w:sz="0" w:space="0" w:color="auto"/>
                <w:left w:val="none" w:sz="0" w:space="0" w:color="auto"/>
                <w:bottom w:val="none" w:sz="0" w:space="0" w:color="auto"/>
                <w:right w:val="none" w:sz="0" w:space="0" w:color="auto"/>
              </w:divBdr>
            </w:div>
            <w:div w:id="1672021398">
              <w:marLeft w:val="0"/>
              <w:marRight w:val="0"/>
              <w:marTop w:val="0"/>
              <w:marBottom w:val="0"/>
              <w:divBdr>
                <w:top w:val="none" w:sz="0" w:space="0" w:color="auto"/>
                <w:left w:val="none" w:sz="0" w:space="0" w:color="auto"/>
                <w:bottom w:val="none" w:sz="0" w:space="0" w:color="auto"/>
                <w:right w:val="none" w:sz="0" w:space="0" w:color="auto"/>
              </w:divBdr>
            </w:div>
            <w:div w:id="1664964767">
              <w:marLeft w:val="0"/>
              <w:marRight w:val="0"/>
              <w:marTop w:val="0"/>
              <w:marBottom w:val="0"/>
              <w:divBdr>
                <w:top w:val="none" w:sz="0" w:space="0" w:color="auto"/>
                <w:left w:val="none" w:sz="0" w:space="0" w:color="auto"/>
                <w:bottom w:val="none" w:sz="0" w:space="0" w:color="auto"/>
                <w:right w:val="none" w:sz="0" w:space="0" w:color="auto"/>
              </w:divBdr>
            </w:div>
            <w:div w:id="1729188559">
              <w:marLeft w:val="0"/>
              <w:marRight w:val="0"/>
              <w:marTop w:val="0"/>
              <w:marBottom w:val="0"/>
              <w:divBdr>
                <w:top w:val="none" w:sz="0" w:space="0" w:color="auto"/>
                <w:left w:val="none" w:sz="0" w:space="0" w:color="auto"/>
                <w:bottom w:val="none" w:sz="0" w:space="0" w:color="auto"/>
                <w:right w:val="none" w:sz="0" w:space="0" w:color="auto"/>
              </w:divBdr>
            </w:div>
            <w:div w:id="1793792643">
              <w:marLeft w:val="0"/>
              <w:marRight w:val="0"/>
              <w:marTop w:val="0"/>
              <w:marBottom w:val="0"/>
              <w:divBdr>
                <w:top w:val="none" w:sz="0" w:space="0" w:color="auto"/>
                <w:left w:val="none" w:sz="0" w:space="0" w:color="auto"/>
                <w:bottom w:val="none" w:sz="0" w:space="0" w:color="auto"/>
                <w:right w:val="none" w:sz="0" w:space="0" w:color="auto"/>
              </w:divBdr>
            </w:div>
            <w:div w:id="502088506">
              <w:marLeft w:val="0"/>
              <w:marRight w:val="0"/>
              <w:marTop w:val="0"/>
              <w:marBottom w:val="0"/>
              <w:divBdr>
                <w:top w:val="none" w:sz="0" w:space="0" w:color="auto"/>
                <w:left w:val="none" w:sz="0" w:space="0" w:color="auto"/>
                <w:bottom w:val="none" w:sz="0" w:space="0" w:color="auto"/>
                <w:right w:val="none" w:sz="0" w:space="0" w:color="auto"/>
              </w:divBdr>
            </w:div>
            <w:div w:id="543252865">
              <w:marLeft w:val="0"/>
              <w:marRight w:val="0"/>
              <w:marTop w:val="0"/>
              <w:marBottom w:val="0"/>
              <w:divBdr>
                <w:top w:val="none" w:sz="0" w:space="0" w:color="auto"/>
                <w:left w:val="none" w:sz="0" w:space="0" w:color="auto"/>
                <w:bottom w:val="none" w:sz="0" w:space="0" w:color="auto"/>
                <w:right w:val="none" w:sz="0" w:space="0" w:color="auto"/>
              </w:divBdr>
            </w:div>
            <w:div w:id="1202132379">
              <w:marLeft w:val="0"/>
              <w:marRight w:val="0"/>
              <w:marTop w:val="0"/>
              <w:marBottom w:val="0"/>
              <w:divBdr>
                <w:top w:val="none" w:sz="0" w:space="0" w:color="auto"/>
                <w:left w:val="none" w:sz="0" w:space="0" w:color="auto"/>
                <w:bottom w:val="none" w:sz="0" w:space="0" w:color="auto"/>
                <w:right w:val="none" w:sz="0" w:space="0" w:color="auto"/>
              </w:divBdr>
            </w:div>
            <w:div w:id="1879775365">
              <w:marLeft w:val="0"/>
              <w:marRight w:val="0"/>
              <w:marTop w:val="0"/>
              <w:marBottom w:val="0"/>
              <w:divBdr>
                <w:top w:val="none" w:sz="0" w:space="0" w:color="auto"/>
                <w:left w:val="none" w:sz="0" w:space="0" w:color="auto"/>
                <w:bottom w:val="none" w:sz="0" w:space="0" w:color="auto"/>
                <w:right w:val="none" w:sz="0" w:space="0" w:color="auto"/>
              </w:divBdr>
            </w:div>
            <w:div w:id="1110397128">
              <w:marLeft w:val="0"/>
              <w:marRight w:val="0"/>
              <w:marTop w:val="0"/>
              <w:marBottom w:val="0"/>
              <w:divBdr>
                <w:top w:val="none" w:sz="0" w:space="0" w:color="auto"/>
                <w:left w:val="none" w:sz="0" w:space="0" w:color="auto"/>
                <w:bottom w:val="none" w:sz="0" w:space="0" w:color="auto"/>
                <w:right w:val="none" w:sz="0" w:space="0" w:color="auto"/>
              </w:divBdr>
            </w:div>
            <w:div w:id="400060980">
              <w:marLeft w:val="0"/>
              <w:marRight w:val="0"/>
              <w:marTop w:val="0"/>
              <w:marBottom w:val="0"/>
              <w:divBdr>
                <w:top w:val="none" w:sz="0" w:space="0" w:color="auto"/>
                <w:left w:val="none" w:sz="0" w:space="0" w:color="auto"/>
                <w:bottom w:val="none" w:sz="0" w:space="0" w:color="auto"/>
                <w:right w:val="none" w:sz="0" w:space="0" w:color="auto"/>
              </w:divBdr>
            </w:div>
            <w:div w:id="1904294861">
              <w:marLeft w:val="0"/>
              <w:marRight w:val="0"/>
              <w:marTop w:val="0"/>
              <w:marBottom w:val="0"/>
              <w:divBdr>
                <w:top w:val="none" w:sz="0" w:space="0" w:color="auto"/>
                <w:left w:val="none" w:sz="0" w:space="0" w:color="auto"/>
                <w:bottom w:val="none" w:sz="0" w:space="0" w:color="auto"/>
                <w:right w:val="none" w:sz="0" w:space="0" w:color="auto"/>
              </w:divBdr>
            </w:div>
            <w:div w:id="814950993">
              <w:marLeft w:val="0"/>
              <w:marRight w:val="0"/>
              <w:marTop w:val="0"/>
              <w:marBottom w:val="0"/>
              <w:divBdr>
                <w:top w:val="none" w:sz="0" w:space="0" w:color="auto"/>
                <w:left w:val="none" w:sz="0" w:space="0" w:color="auto"/>
                <w:bottom w:val="none" w:sz="0" w:space="0" w:color="auto"/>
                <w:right w:val="none" w:sz="0" w:space="0" w:color="auto"/>
              </w:divBdr>
            </w:div>
            <w:div w:id="88701">
              <w:marLeft w:val="0"/>
              <w:marRight w:val="0"/>
              <w:marTop w:val="0"/>
              <w:marBottom w:val="0"/>
              <w:divBdr>
                <w:top w:val="none" w:sz="0" w:space="0" w:color="auto"/>
                <w:left w:val="none" w:sz="0" w:space="0" w:color="auto"/>
                <w:bottom w:val="none" w:sz="0" w:space="0" w:color="auto"/>
                <w:right w:val="none" w:sz="0" w:space="0" w:color="auto"/>
              </w:divBdr>
            </w:div>
            <w:div w:id="515340777">
              <w:marLeft w:val="0"/>
              <w:marRight w:val="0"/>
              <w:marTop w:val="0"/>
              <w:marBottom w:val="0"/>
              <w:divBdr>
                <w:top w:val="none" w:sz="0" w:space="0" w:color="auto"/>
                <w:left w:val="none" w:sz="0" w:space="0" w:color="auto"/>
                <w:bottom w:val="none" w:sz="0" w:space="0" w:color="auto"/>
                <w:right w:val="none" w:sz="0" w:space="0" w:color="auto"/>
              </w:divBdr>
            </w:div>
            <w:div w:id="2132280877">
              <w:marLeft w:val="0"/>
              <w:marRight w:val="0"/>
              <w:marTop w:val="0"/>
              <w:marBottom w:val="0"/>
              <w:divBdr>
                <w:top w:val="none" w:sz="0" w:space="0" w:color="auto"/>
                <w:left w:val="none" w:sz="0" w:space="0" w:color="auto"/>
                <w:bottom w:val="none" w:sz="0" w:space="0" w:color="auto"/>
                <w:right w:val="none" w:sz="0" w:space="0" w:color="auto"/>
              </w:divBdr>
            </w:div>
            <w:div w:id="1714845544">
              <w:marLeft w:val="0"/>
              <w:marRight w:val="0"/>
              <w:marTop w:val="0"/>
              <w:marBottom w:val="0"/>
              <w:divBdr>
                <w:top w:val="none" w:sz="0" w:space="0" w:color="auto"/>
                <w:left w:val="none" w:sz="0" w:space="0" w:color="auto"/>
                <w:bottom w:val="none" w:sz="0" w:space="0" w:color="auto"/>
                <w:right w:val="none" w:sz="0" w:space="0" w:color="auto"/>
              </w:divBdr>
            </w:div>
            <w:div w:id="116216517">
              <w:marLeft w:val="0"/>
              <w:marRight w:val="0"/>
              <w:marTop w:val="0"/>
              <w:marBottom w:val="0"/>
              <w:divBdr>
                <w:top w:val="none" w:sz="0" w:space="0" w:color="auto"/>
                <w:left w:val="none" w:sz="0" w:space="0" w:color="auto"/>
                <w:bottom w:val="none" w:sz="0" w:space="0" w:color="auto"/>
                <w:right w:val="none" w:sz="0" w:space="0" w:color="auto"/>
              </w:divBdr>
            </w:div>
            <w:div w:id="1857382720">
              <w:marLeft w:val="0"/>
              <w:marRight w:val="0"/>
              <w:marTop w:val="0"/>
              <w:marBottom w:val="0"/>
              <w:divBdr>
                <w:top w:val="none" w:sz="0" w:space="0" w:color="auto"/>
                <w:left w:val="none" w:sz="0" w:space="0" w:color="auto"/>
                <w:bottom w:val="none" w:sz="0" w:space="0" w:color="auto"/>
                <w:right w:val="none" w:sz="0" w:space="0" w:color="auto"/>
              </w:divBdr>
            </w:div>
            <w:div w:id="1677801547">
              <w:marLeft w:val="0"/>
              <w:marRight w:val="0"/>
              <w:marTop w:val="0"/>
              <w:marBottom w:val="0"/>
              <w:divBdr>
                <w:top w:val="none" w:sz="0" w:space="0" w:color="auto"/>
                <w:left w:val="none" w:sz="0" w:space="0" w:color="auto"/>
                <w:bottom w:val="none" w:sz="0" w:space="0" w:color="auto"/>
                <w:right w:val="none" w:sz="0" w:space="0" w:color="auto"/>
              </w:divBdr>
            </w:div>
            <w:div w:id="879049304">
              <w:marLeft w:val="0"/>
              <w:marRight w:val="0"/>
              <w:marTop w:val="0"/>
              <w:marBottom w:val="0"/>
              <w:divBdr>
                <w:top w:val="none" w:sz="0" w:space="0" w:color="auto"/>
                <w:left w:val="none" w:sz="0" w:space="0" w:color="auto"/>
                <w:bottom w:val="none" w:sz="0" w:space="0" w:color="auto"/>
                <w:right w:val="none" w:sz="0" w:space="0" w:color="auto"/>
              </w:divBdr>
            </w:div>
            <w:div w:id="1359086383">
              <w:marLeft w:val="0"/>
              <w:marRight w:val="0"/>
              <w:marTop w:val="0"/>
              <w:marBottom w:val="0"/>
              <w:divBdr>
                <w:top w:val="none" w:sz="0" w:space="0" w:color="auto"/>
                <w:left w:val="none" w:sz="0" w:space="0" w:color="auto"/>
                <w:bottom w:val="none" w:sz="0" w:space="0" w:color="auto"/>
                <w:right w:val="none" w:sz="0" w:space="0" w:color="auto"/>
              </w:divBdr>
            </w:div>
            <w:div w:id="678389188">
              <w:marLeft w:val="0"/>
              <w:marRight w:val="0"/>
              <w:marTop w:val="0"/>
              <w:marBottom w:val="0"/>
              <w:divBdr>
                <w:top w:val="none" w:sz="0" w:space="0" w:color="auto"/>
                <w:left w:val="none" w:sz="0" w:space="0" w:color="auto"/>
                <w:bottom w:val="none" w:sz="0" w:space="0" w:color="auto"/>
                <w:right w:val="none" w:sz="0" w:space="0" w:color="auto"/>
              </w:divBdr>
            </w:div>
            <w:div w:id="727456576">
              <w:marLeft w:val="0"/>
              <w:marRight w:val="0"/>
              <w:marTop w:val="0"/>
              <w:marBottom w:val="0"/>
              <w:divBdr>
                <w:top w:val="none" w:sz="0" w:space="0" w:color="auto"/>
                <w:left w:val="none" w:sz="0" w:space="0" w:color="auto"/>
                <w:bottom w:val="none" w:sz="0" w:space="0" w:color="auto"/>
                <w:right w:val="none" w:sz="0" w:space="0" w:color="auto"/>
              </w:divBdr>
            </w:div>
            <w:div w:id="1890141174">
              <w:marLeft w:val="0"/>
              <w:marRight w:val="0"/>
              <w:marTop w:val="0"/>
              <w:marBottom w:val="0"/>
              <w:divBdr>
                <w:top w:val="none" w:sz="0" w:space="0" w:color="auto"/>
                <w:left w:val="none" w:sz="0" w:space="0" w:color="auto"/>
                <w:bottom w:val="none" w:sz="0" w:space="0" w:color="auto"/>
                <w:right w:val="none" w:sz="0" w:space="0" w:color="auto"/>
              </w:divBdr>
            </w:div>
            <w:div w:id="1358123554">
              <w:marLeft w:val="0"/>
              <w:marRight w:val="0"/>
              <w:marTop w:val="0"/>
              <w:marBottom w:val="0"/>
              <w:divBdr>
                <w:top w:val="none" w:sz="0" w:space="0" w:color="auto"/>
                <w:left w:val="none" w:sz="0" w:space="0" w:color="auto"/>
                <w:bottom w:val="none" w:sz="0" w:space="0" w:color="auto"/>
                <w:right w:val="none" w:sz="0" w:space="0" w:color="auto"/>
              </w:divBdr>
            </w:div>
            <w:div w:id="141124019">
              <w:marLeft w:val="0"/>
              <w:marRight w:val="0"/>
              <w:marTop w:val="0"/>
              <w:marBottom w:val="0"/>
              <w:divBdr>
                <w:top w:val="none" w:sz="0" w:space="0" w:color="auto"/>
                <w:left w:val="none" w:sz="0" w:space="0" w:color="auto"/>
                <w:bottom w:val="none" w:sz="0" w:space="0" w:color="auto"/>
                <w:right w:val="none" w:sz="0" w:space="0" w:color="auto"/>
              </w:divBdr>
            </w:div>
            <w:div w:id="694228641">
              <w:marLeft w:val="0"/>
              <w:marRight w:val="0"/>
              <w:marTop w:val="0"/>
              <w:marBottom w:val="0"/>
              <w:divBdr>
                <w:top w:val="none" w:sz="0" w:space="0" w:color="auto"/>
                <w:left w:val="none" w:sz="0" w:space="0" w:color="auto"/>
                <w:bottom w:val="none" w:sz="0" w:space="0" w:color="auto"/>
                <w:right w:val="none" w:sz="0" w:space="0" w:color="auto"/>
              </w:divBdr>
            </w:div>
            <w:div w:id="528180516">
              <w:marLeft w:val="0"/>
              <w:marRight w:val="0"/>
              <w:marTop w:val="0"/>
              <w:marBottom w:val="0"/>
              <w:divBdr>
                <w:top w:val="none" w:sz="0" w:space="0" w:color="auto"/>
                <w:left w:val="none" w:sz="0" w:space="0" w:color="auto"/>
                <w:bottom w:val="none" w:sz="0" w:space="0" w:color="auto"/>
                <w:right w:val="none" w:sz="0" w:space="0" w:color="auto"/>
              </w:divBdr>
            </w:div>
            <w:div w:id="746728511">
              <w:marLeft w:val="0"/>
              <w:marRight w:val="0"/>
              <w:marTop w:val="0"/>
              <w:marBottom w:val="0"/>
              <w:divBdr>
                <w:top w:val="none" w:sz="0" w:space="0" w:color="auto"/>
                <w:left w:val="none" w:sz="0" w:space="0" w:color="auto"/>
                <w:bottom w:val="none" w:sz="0" w:space="0" w:color="auto"/>
                <w:right w:val="none" w:sz="0" w:space="0" w:color="auto"/>
              </w:divBdr>
            </w:div>
            <w:div w:id="324281447">
              <w:marLeft w:val="0"/>
              <w:marRight w:val="0"/>
              <w:marTop w:val="0"/>
              <w:marBottom w:val="0"/>
              <w:divBdr>
                <w:top w:val="none" w:sz="0" w:space="0" w:color="auto"/>
                <w:left w:val="none" w:sz="0" w:space="0" w:color="auto"/>
                <w:bottom w:val="none" w:sz="0" w:space="0" w:color="auto"/>
                <w:right w:val="none" w:sz="0" w:space="0" w:color="auto"/>
              </w:divBdr>
            </w:div>
            <w:div w:id="400520439">
              <w:marLeft w:val="0"/>
              <w:marRight w:val="0"/>
              <w:marTop w:val="0"/>
              <w:marBottom w:val="0"/>
              <w:divBdr>
                <w:top w:val="none" w:sz="0" w:space="0" w:color="auto"/>
                <w:left w:val="none" w:sz="0" w:space="0" w:color="auto"/>
                <w:bottom w:val="none" w:sz="0" w:space="0" w:color="auto"/>
                <w:right w:val="none" w:sz="0" w:space="0" w:color="auto"/>
              </w:divBdr>
            </w:div>
            <w:div w:id="1392922861">
              <w:marLeft w:val="0"/>
              <w:marRight w:val="0"/>
              <w:marTop w:val="0"/>
              <w:marBottom w:val="0"/>
              <w:divBdr>
                <w:top w:val="none" w:sz="0" w:space="0" w:color="auto"/>
                <w:left w:val="none" w:sz="0" w:space="0" w:color="auto"/>
                <w:bottom w:val="none" w:sz="0" w:space="0" w:color="auto"/>
                <w:right w:val="none" w:sz="0" w:space="0" w:color="auto"/>
              </w:divBdr>
            </w:div>
            <w:div w:id="1012150624">
              <w:marLeft w:val="0"/>
              <w:marRight w:val="0"/>
              <w:marTop w:val="0"/>
              <w:marBottom w:val="0"/>
              <w:divBdr>
                <w:top w:val="none" w:sz="0" w:space="0" w:color="auto"/>
                <w:left w:val="none" w:sz="0" w:space="0" w:color="auto"/>
                <w:bottom w:val="none" w:sz="0" w:space="0" w:color="auto"/>
                <w:right w:val="none" w:sz="0" w:space="0" w:color="auto"/>
              </w:divBdr>
            </w:div>
            <w:div w:id="1352757541">
              <w:marLeft w:val="0"/>
              <w:marRight w:val="0"/>
              <w:marTop w:val="0"/>
              <w:marBottom w:val="0"/>
              <w:divBdr>
                <w:top w:val="none" w:sz="0" w:space="0" w:color="auto"/>
                <w:left w:val="none" w:sz="0" w:space="0" w:color="auto"/>
                <w:bottom w:val="none" w:sz="0" w:space="0" w:color="auto"/>
                <w:right w:val="none" w:sz="0" w:space="0" w:color="auto"/>
              </w:divBdr>
            </w:div>
            <w:div w:id="923606454">
              <w:marLeft w:val="0"/>
              <w:marRight w:val="0"/>
              <w:marTop w:val="0"/>
              <w:marBottom w:val="0"/>
              <w:divBdr>
                <w:top w:val="none" w:sz="0" w:space="0" w:color="auto"/>
                <w:left w:val="none" w:sz="0" w:space="0" w:color="auto"/>
                <w:bottom w:val="none" w:sz="0" w:space="0" w:color="auto"/>
                <w:right w:val="none" w:sz="0" w:space="0" w:color="auto"/>
              </w:divBdr>
            </w:div>
            <w:div w:id="1886789652">
              <w:marLeft w:val="0"/>
              <w:marRight w:val="0"/>
              <w:marTop w:val="0"/>
              <w:marBottom w:val="0"/>
              <w:divBdr>
                <w:top w:val="none" w:sz="0" w:space="0" w:color="auto"/>
                <w:left w:val="none" w:sz="0" w:space="0" w:color="auto"/>
                <w:bottom w:val="none" w:sz="0" w:space="0" w:color="auto"/>
                <w:right w:val="none" w:sz="0" w:space="0" w:color="auto"/>
              </w:divBdr>
            </w:div>
            <w:div w:id="941380556">
              <w:marLeft w:val="0"/>
              <w:marRight w:val="0"/>
              <w:marTop w:val="0"/>
              <w:marBottom w:val="0"/>
              <w:divBdr>
                <w:top w:val="none" w:sz="0" w:space="0" w:color="auto"/>
                <w:left w:val="none" w:sz="0" w:space="0" w:color="auto"/>
                <w:bottom w:val="none" w:sz="0" w:space="0" w:color="auto"/>
                <w:right w:val="none" w:sz="0" w:space="0" w:color="auto"/>
              </w:divBdr>
            </w:div>
            <w:div w:id="1382829757">
              <w:marLeft w:val="0"/>
              <w:marRight w:val="0"/>
              <w:marTop w:val="0"/>
              <w:marBottom w:val="0"/>
              <w:divBdr>
                <w:top w:val="none" w:sz="0" w:space="0" w:color="auto"/>
                <w:left w:val="none" w:sz="0" w:space="0" w:color="auto"/>
                <w:bottom w:val="none" w:sz="0" w:space="0" w:color="auto"/>
                <w:right w:val="none" w:sz="0" w:space="0" w:color="auto"/>
              </w:divBdr>
            </w:div>
            <w:div w:id="1168716664">
              <w:marLeft w:val="0"/>
              <w:marRight w:val="0"/>
              <w:marTop w:val="0"/>
              <w:marBottom w:val="0"/>
              <w:divBdr>
                <w:top w:val="none" w:sz="0" w:space="0" w:color="auto"/>
                <w:left w:val="none" w:sz="0" w:space="0" w:color="auto"/>
                <w:bottom w:val="none" w:sz="0" w:space="0" w:color="auto"/>
                <w:right w:val="none" w:sz="0" w:space="0" w:color="auto"/>
              </w:divBdr>
            </w:div>
            <w:div w:id="336885201">
              <w:marLeft w:val="0"/>
              <w:marRight w:val="0"/>
              <w:marTop w:val="0"/>
              <w:marBottom w:val="0"/>
              <w:divBdr>
                <w:top w:val="none" w:sz="0" w:space="0" w:color="auto"/>
                <w:left w:val="none" w:sz="0" w:space="0" w:color="auto"/>
                <w:bottom w:val="none" w:sz="0" w:space="0" w:color="auto"/>
                <w:right w:val="none" w:sz="0" w:space="0" w:color="auto"/>
              </w:divBdr>
            </w:div>
            <w:div w:id="1856723991">
              <w:marLeft w:val="0"/>
              <w:marRight w:val="0"/>
              <w:marTop w:val="0"/>
              <w:marBottom w:val="0"/>
              <w:divBdr>
                <w:top w:val="none" w:sz="0" w:space="0" w:color="auto"/>
                <w:left w:val="none" w:sz="0" w:space="0" w:color="auto"/>
                <w:bottom w:val="none" w:sz="0" w:space="0" w:color="auto"/>
                <w:right w:val="none" w:sz="0" w:space="0" w:color="auto"/>
              </w:divBdr>
            </w:div>
            <w:div w:id="166789574">
              <w:marLeft w:val="0"/>
              <w:marRight w:val="0"/>
              <w:marTop w:val="0"/>
              <w:marBottom w:val="0"/>
              <w:divBdr>
                <w:top w:val="none" w:sz="0" w:space="0" w:color="auto"/>
                <w:left w:val="none" w:sz="0" w:space="0" w:color="auto"/>
                <w:bottom w:val="none" w:sz="0" w:space="0" w:color="auto"/>
                <w:right w:val="none" w:sz="0" w:space="0" w:color="auto"/>
              </w:divBdr>
            </w:div>
            <w:div w:id="305671382">
              <w:marLeft w:val="0"/>
              <w:marRight w:val="0"/>
              <w:marTop w:val="0"/>
              <w:marBottom w:val="0"/>
              <w:divBdr>
                <w:top w:val="none" w:sz="0" w:space="0" w:color="auto"/>
                <w:left w:val="none" w:sz="0" w:space="0" w:color="auto"/>
                <w:bottom w:val="none" w:sz="0" w:space="0" w:color="auto"/>
                <w:right w:val="none" w:sz="0" w:space="0" w:color="auto"/>
              </w:divBdr>
            </w:div>
            <w:div w:id="760955871">
              <w:marLeft w:val="0"/>
              <w:marRight w:val="0"/>
              <w:marTop w:val="0"/>
              <w:marBottom w:val="0"/>
              <w:divBdr>
                <w:top w:val="none" w:sz="0" w:space="0" w:color="auto"/>
                <w:left w:val="none" w:sz="0" w:space="0" w:color="auto"/>
                <w:bottom w:val="none" w:sz="0" w:space="0" w:color="auto"/>
                <w:right w:val="none" w:sz="0" w:space="0" w:color="auto"/>
              </w:divBdr>
            </w:div>
            <w:div w:id="1568683409">
              <w:marLeft w:val="0"/>
              <w:marRight w:val="0"/>
              <w:marTop w:val="0"/>
              <w:marBottom w:val="0"/>
              <w:divBdr>
                <w:top w:val="none" w:sz="0" w:space="0" w:color="auto"/>
                <w:left w:val="none" w:sz="0" w:space="0" w:color="auto"/>
                <w:bottom w:val="none" w:sz="0" w:space="0" w:color="auto"/>
                <w:right w:val="none" w:sz="0" w:space="0" w:color="auto"/>
              </w:divBdr>
            </w:div>
            <w:div w:id="285427346">
              <w:marLeft w:val="0"/>
              <w:marRight w:val="0"/>
              <w:marTop w:val="0"/>
              <w:marBottom w:val="0"/>
              <w:divBdr>
                <w:top w:val="none" w:sz="0" w:space="0" w:color="auto"/>
                <w:left w:val="none" w:sz="0" w:space="0" w:color="auto"/>
                <w:bottom w:val="none" w:sz="0" w:space="0" w:color="auto"/>
                <w:right w:val="none" w:sz="0" w:space="0" w:color="auto"/>
              </w:divBdr>
            </w:div>
            <w:div w:id="1847282108">
              <w:marLeft w:val="0"/>
              <w:marRight w:val="0"/>
              <w:marTop w:val="0"/>
              <w:marBottom w:val="0"/>
              <w:divBdr>
                <w:top w:val="none" w:sz="0" w:space="0" w:color="auto"/>
                <w:left w:val="none" w:sz="0" w:space="0" w:color="auto"/>
                <w:bottom w:val="none" w:sz="0" w:space="0" w:color="auto"/>
                <w:right w:val="none" w:sz="0" w:space="0" w:color="auto"/>
              </w:divBdr>
            </w:div>
            <w:div w:id="1213736252">
              <w:marLeft w:val="0"/>
              <w:marRight w:val="0"/>
              <w:marTop w:val="0"/>
              <w:marBottom w:val="0"/>
              <w:divBdr>
                <w:top w:val="none" w:sz="0" w:space="0" w:color="auto"/>
                <w:left w:val="none" w:sz="0" w:space="0" w:color="auto"/>
                <w:bottom w:val="none" w:sz="0" w:space="0" w:color="auto"/>
                <w:right w:val="none" w:sz="0" w:space="0" w:color="auto"/>
              </w:divBdr>
            </w:div>
            <w:div w:id="3629741">
              <w:marLeft w:val="0"/>
              <w:marRight w:val="0"/>
              <w:marTop w:val="0"/>
              <w:marBottom w:val="0"/>
              <w:divBdr>
                <w:top w:val="none" w:sz="0" w:space="0" w:color="auto"/>
                <w:left w:val="none" w:sz="0" w:space="0" w:color="auto"/>
                <w:bottom w:val="none" w:sz="0" w:space="0" w:color="auto"/>
                <w:right w:val="none" w:sz="0" w:space="0" w:color="auto"/>
              </w:divBdr>
            </w:div>
            <w:div w:id="879782676">
              <w:marLeft w:val="0"/>
              <w:marRight w:val="0"/>
              <w:marTop w:val="0"/>
              <w:marBottom w:val="0"/>
              <w:divBdr>
                <w:top w:val="none" w:sz="0" w:space="0" w:color="auto"/>
                <w:left w:val="none" w:sz="0" w:space="0" w:color="auto"/>
                <w:bottom w:val="none" w:sz="0" w:space="0" w:color="auto"/>
                <w:right w:val="none" w:sz="0" w:space="0" w:color="auto"/>
              </w:divBdr>
            </w:div>
            <w:div w:id="52196905">
              <w:marLeft w:val="0"/>
              <w:marRight w:val="0"/>
              <w:marTop w:val="0"/>
              <w:marBottom w:val="0"/>
              <w:divBdr>
                <w:top w:val="none" w:sz="0" w:space="0" w:color="auto"/>
                <w:left w:val="none" w:sz="0" w:space="0" w:color="auto"/>
                <w:bottom w:val="none" w:sz="0" w:space="0" w:color="auto"/>
                <w:right w:val="none" w:sz="0" w:space="0" w:color="auto"/>
              </w:divBdr>
            </w:div>
            <w:div w:id="654182919">
              <w:marLeft w:val="0"/>
              <w:marRight w:val="0"/>
              <w:marTop w:val="0"/>
              <w:marBottom w:val="0"/>
              <w:divBdr>
                <w:top w:val="none" w:sz="0" w:space="0" w:color="auto"/>
                <w:left w:val="none" w:sz="0" w:space="0" w:color="auto"/>
                <w:bottom w:val="none" w:sz="0" w:space="0" w:color="auto"/>
                <w:right w:val="none" w:sz="0" w:space="0" w:color="auto"/>
              </w:divBdr>
            </w:div>
            <w:div w:id="701442352">
              <w:marLeft w:val="0"/>
              <w:marRight w:val="0"/>
              <w:marTop w:val="0"/>
              <w:marBottom w:val="0"/>
              <w:divBdr>
                <w:top w:val="none" w:sz="0" w:space="0" w:color="auto"/>
                <w:left w:val="none" w:sz="0" w:space="0" w:color="auto"/>
                <w:bottom w:val="none" w:sz="0" w:space="0" w:color="auto"/>
                <w:right w:val="none" w:sz="0" w:space="0" w:color="auto"/>
              </w:divBdr>
            </w:div>
            <w:div w:id="1020009854">
              <w:marLeft w:val="0"/>
              <w:marRight w:val="0"/>
              <w:marTop w:val="0"/>
              <w:marBottom w:val="0"/>
              <w:divBdr>
                <w:top w:val="none" w:sz="0" w:space="0" w:color="auto"/>
                <w:left w:val="none" w:sz="0" w:space="0" w:color="auto"/>
                <w:bottom w:val="none" w:sz="0" w:space="0" w:color="auto"/>
                <w:right w:val="none" w:sz="0" w:space="0" w:color="auto"/>
              </w:divBdr>
            </w:div>
            <w:div w:id="2146577890">
              <w:marLeft w:val="0"/>
              <w:marRight w:val="0"/>
              <w:marTop w:val="0"/>
              <w:marBottom w:val="0"/>
              <w:divBdr>
                <w:top w:val="none" w:sz="0" w:space="0" w:color="auto"/>
                <w:left w:val="none" w:sz="0" w:space="0" w:color="auto"/>
                <w:bottom w:val="none" w:sz="0" w:space="0" w:color="auto"/>
                <w:right w:val="none" w:sz="0" w:space="0" w:color="auto"/>
              </w:divBdr>
            </w:div>
            <w:div w:id="1143279450">
              <w:marLeft w:val="0"/>
              <w:marRight w:val="0"/>
              <w:marTop w:val="0"/>
              <w:marBottom w:val="0"/>
              <w:divBdr>
                <w:top w:val="none" w:sz="0" w:space="0" w:color="auto"/>
                <w:left w:val="none" w:sz="0" w:space="0" w:color="auto"/>
                <w:bottom w:val="none" w:sz="0" w:space="0" w:color="auto"/>
                <w:right w:val="none" w:sz="0" w:space="0" w:color="auto"/>
              </w:divBdr>
            </w:div>
            <w:div w:id="2104957239">
              <w:marLeft w:val="0"/>
              <w:marRight w:val="0"/>
              <w:marTop w:val="0"/>
              <w:marBottom w:val="0"/>
              <w:divBdr>
                <w:top w:val="none" w:sz="0" w:space="0" w:color="auto"/>
                <w:left w:val="none" w:sz="0" w:space="0" w:color="auto"/>
                <w:bottom w:val="none" w:sz="0" w:space="0" w:color="auto"/>
                <w:right w:val="none" w:sz="0" w:space="0" w:color="auto"/>
              </w:divBdr>
            </w:div>
            <w:div w:id="1762674257">
              <w:marLeft w:val="0"/>
              <w:marRight w:val="0"/>
              <w:marTop w:val="0"/>
              <w:marBottom w:val="0"/>
              <w:divBdr>
                <w:top w:val="none" w:sz="0" w:space="0" w:color="auto"/>
                <w:left w:val="none" w:sz="0" w:space="0" w:color="auto"/>
                <w:bottom w:val="none" w:sz="0" w:space="0" w:color="auto"/>
                <w:right w:val="none" w:sz="0" w:space="0" w:color="auto"/>
              </w:divBdr>
            </w:div>
            <w:div w:id="822624238">
              <w:marLeft w:val="0"/>
              <w:marRight w:val="0"/>
              <w:marTop w:val="0"/>
              <w:marBottom w:val="0"/>
              <w:divBdr>
                <w:top w:val="none" w:sz="0" w:space="0" w:color="auto"/>
                <w:left w:val="none" w:sz="0" w:space="0" w:color="auto"/>
                <w:bottom w:val="none" w:sz="0" w:space="0" w:color="auto"/>
                <w:right w:val="none" w:sz="0" w:space="0" w:color="auto"/>
              </w:divBdr>
            </w:div>
            <w:div w:id="479463218">
              <w:marLeft w:val="0"/>
              <w:marRight w:val="0"/>
              <w:marTop w:val="0"/>
              <w:marBottom w:val="0"/>
              <w:divBdr>
                <w:top w:val="none" w:sz="0" w:space="0" w:color="auto"/>
                <w:left w:val="none" w:sz="0" w:space="0" w:color="auto"/>
                <w:bottom w:val="none" w:sz="0" w:space="0" w:color="auto"/>
                <w:right w:val="none" w:sz="0" w:space="0" w:color="auto"/>
              </w:divBdr>
            </w:div>
            <w:div w:id="415595739">
              <w:marLeft w:val="0"/>
              <w:marRight w:val="0"/>
              <w:marTop w:val="0"/>
              <w:marBottom w:val="0"/>
              <w:divBdr>
                <w:top w:val="none" w:sz="0" w:space="0" w:color="auto"/>
                <w:left w:val="none" w:sz="0" w:space="0" w:color="auto"/>
                <w:bottom w:val="none" w:sz="0" w:space="0" w:color="auto"/>
                <w:right w:val="none" w:sz="0" w:space="0" w:color="auto"/>
              </w:divBdr>
            </w:div>
            <w:div w:id="454368818">
              <w:marLeft w:val="0"/>
              <w:marRight w:val="0"/>
              <w:marTop w:val="0"/>
              <w:marBottom w:val="0"/>
              <w:divBdr>
                <w:top w:val="none" w:sz="0" w:space="0" w:color="auto"/>
                <w:left w:val="none" w:sz="0" w:space="0" w:color="auto"/>
                <w:bottom w:val="none" w:sz="0" w:space="0" w:color="auto"/>
                <w:right w:val="none" w:sz="0" w:space="0" w:color="auto"/>
              </w:divBdr>
            </w:div>
            <w:div w:id="1845589081">
              <w:marLeft w:val="0"/>
              <w:marRight w:val="0"/>
              <w:marTop w:val="0"/>
              <w:marBottom w:val="0"/>
              <w:divBdr>
                <w:top w:val="none" w:sz="0" w:space="0" w:color="auto"/>
                <w:left w:val="none" w:sz="0" w:space="0" w:color="auto"/>
                <w:bottom w:val="none" w:sz="0" w:space="0" w:color="auto"/>
                <w:right w:val="none" w:sz="0" w:space="0" w:color="auto"/>
              </w:divBdr>
            </w:div>
            <w:div w:id="507839669">
              <w:marLeft w:val="0"/>
              <w:marRight w:val="0"/>
              <w:marTop w:val="0"/>
              <w:marBottom w:val="0"/>
              <w:divBdr>
                <w:top w:val="none" w:sz="0" w:space="0" w:color="auto"/>
                <w:left w:val="none" w:sz="0" w:space="0" w:color="auto"/>
                <w:bottom w:val="none" w:sz="0" w:space="0" w:color="auto"/>
                <w:right w:val="none" w:sz="0" w:space="0" w:color="auto"/>
              </w:divBdr>
            </w:div>
            <w:div w:id="281808752">
              <w:marLeft w:val="0"/>
              <w:marRight w:val="0"/>
              <w:marTop w:val="0"/>
              <w:marBottom w:val="0"/>
              <w:divBdr>
                <w:top w:val="none" w:sz="0" w:space="0" w:color="auto"/>
                <w:left w:val="none" w:sz="0" w:space="0" w:color="auto"/>
                <w:bottom w:val="none" w:sz="0" w:space="0" w:color="auto"/>
                <w:right w:val="none" w:sz="0" w:space="0" w:color="auto"/>
              </w:divBdr>
            </w:div>
            <w:div w:id="979968260">
              <w:marLeft w:val="0"/>
              <w:marRight w:val="0"/>
              <w:marTop w:val="0"/>
              <w:marBottom w:val="0"/>
              <w:divBdr>
                <w:top w:val="none" w:sz="0" w:space="0" w:color="auto"/>
                <w:left w:val="none" w:sz="0" w:space="0" w:color="auto"/>
                <w:bottom w:val="none" w:sz="0" w:space="0" w:color="auto"/>
                <w:right w:val="none" w:sz="0" w:space="0" w:color="auto"/>
              </w:divBdr>
            </w:div>
            <w:div w:id="923494348">
              <w:marLeft w:val="0"/>
              <w:marRight w:val="0"/>
              <w:marTop w:val="0"/>
              <w:marBottom w:val="0"/>
              <w:divBdr>
                <w:top w:val="none" w:sz="0" w:space="0" w:color="auto"/>
                <w:left w:val="none" w:sz="0" w:space="0" w:color="auto"/>
                <w:bottom w:val="none" w:sz="0" w:space="0" w:color="auto"/>
                <w:right w:val="none" w:sz="0" w:space="0" w:color="auto"/>
              </w:divBdr>
            </w:div>
            <w:div w:id="442767201">
              <w:marLeft w:val="0"/>
              <w:marRight w:val="0"/>
              <w:marTop w:val="0"/>
              <w:marBottom w:val="0"/>
              <w:divBdr>
                <w:top w:val="none" w:sz="0" w:space="0" w:color="auto"/>
                <w:left w:val="none" w:sz="0" w:space="0" w:color="auto"/>
                <w:bottom w:val="none" w:sz="0" w:space="0" w:color="auto"/>
                <w:right w:val="none" w:sz="0" w:space="0" w:color="auto"/>
              </w:divBdr>
            </w:div>
            <w:div w:id="29689988">
              <w:marLeft w:val="0"/>
              <w:marRight w:val="0"/>
              <w:marTop w:val="0"/>
              <w:marBottom w:val="0"/>
              <w:divBdr>
                <w:top w:val="none" w:sz="0" w:space="0" w:color="auto"/>
                <w:left w:val="none" w:sz="0" w:space="0" w:color="auto"/>
                <w:bottom w:val="none" w:sz="0" w:space="0" w:color="auto"/>
                <w:right w:val="none" w:sz="0" w:space="0" w:color="auto"/>
              </w:divBdr>
            </w:div>
            <w:div w:id="930502339">
              <w:marLeft w:val="0"/>
              <w:marRight w:val="0"/>
              <w:marTop w:val="0"/>
              <w:marBottom w:val="0"/>
              <w:divBdr>
                <w:top w:val="none" w:sz="0" w:space="0" w:color="auto"/>
                <w:left w:val="none" w:sz="0" w:space="0" w:color="auto"/>
                <w:bottom w:val="none" w:sz="0" w:space="0" w:color="auto"/>
                <w:right w:val="none" w:sz="0" w:space="0" w:color="auto"/>
              </w:divBdr>
            </w:div>
            <w:div w:id="415633687">
              <w:marLeft w:val="0"/>
              <w:marRight w:val="0"/>
              <w:marTop w:val="0"/>
              <w:marBottom w:val="0"/>
              <w:divBdr>
                <w:top w:val="none" w:sz="0" w:space="0" w:color="auto"/>
                <w:left w:val="none" w:sz="0" w:space="0" w:color="auto"/>
                <w:bottom w:val="none" w:sz="0" w:space="0" w:color="auto"/>
                <w:right w:val="none" w:sz="0" w:space="0" w:color="auto"/>
              </w:divBdr>
            </w:div>
            <w:div w:id="1040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403">
      <w:bodyDiv w:val="1"/>
      <w:marLeft w:val="0"/>
      <w:marRight w:val="0"/>
      <w:marTop w:val="0"/>
      <w:marBottom w:val="0"/>
      <w:divBdr>
        <w:top w:val="none" w:sz="0" w:space="0" w:color="auto"/>
        <w:left w:val="none" w:sz="0" w:space="0" w:color="auto"/>
        <w:bottom w:val="none" w:sz="0" w:space="0" w:color="auto"/>
        <w:right w:val="none" w:sz="0" w:space="0" w:color="auto"/>
      </w:divBdr>
      <w:divsChild>
        <w:div w:id="373234202">
          <w:marLeft w:val="0"/>
          <w:marRight w:val="0"/>
          <w:marTop w:val="0"/>
          <w:marBottom w:val="0"/>
          <w:divBdr>
            <w:top w:val="none" w:sz="0" w:space="0" w:color="auto"/>
            <w:left w:val="none" w:sz="0" w:space="0" w:color="auto"/>
            <w:bottom w:val="none" w:sz="0" w:space="0" w:color="auto"/>
            <w:right w:val="none" w:sz="0" w:space="0" w:color="auto"/>
          </w:divBdr>
          <w:divsChild>
            <w:div w:id="1841656330">
              <w:marLeft w:val="0"/>
              <w:marRight w:val="0"/>
              <w:marTop w:val="0"/>
              <w:marBottom w:val="0"/>
              <w:divBdr>
                <w:top w:val="none" w:sz="0" w:space="0" w:color="auto"/>
                <w:left w:val="none" w:sz="0" w:space="0" w:color="auto"/>
                <w:bottom w:val="none" w:sz="0" w:space="0" w:color="auto"/>
                <w:right w:val="none" w:sz="0" w:space="0" w:color="auto"/>
              </w:divBdr>
              <w:divsChild>
                <w:div w:id="517041505">
                  <w:marLeft w:val="0"/>
                  <w:marRight w:val="0"/>
                  <w:marTop w:val="0"/>
                  <w:marBottom w:val="0"/>
                  <w:divBdr>
                    <w:top w:val="none" w:sz="0" w:space="0" w:color="auto"/>
                    <w:left w:val="none" w:sz="0" w:space="0" w:color="auto"/>
                    <w:bottom w:val="none" w:sz="0" w:space="0" w:color="auto"/>
                    <w:right w:val="none" w:sz="0" w:space="0" w:color="auto"/>
                  </w:divBdr>
                </w:div>
                <w:div w:id="300113012">
                  <w:marLeft w:val="0"/>
                  <w:marRight w:val="0"/>
                  <w:marTop w:val="0"/>
                  <w:marBottom w:val="0"/>
                  <w:divBdr>
                    <w:top w:val="none" w:sz="0" w:space="0" w:color="auto"/>
                    <w:left w:val="none" w:sz="0" w:space="0" w:color="auto"/>
                    <w:bottom w:val="none" w:sz="0" w:space="0" w:color="auto"/>
                    <w:right w:val="none" w:sz="0" w:space="0" w:color="auto"/>
                  </w:divBdr>
                  <w:divsChild>
                    <w:div w:id="2123761055">
                      <w:marLeft w:val="0"/>
                      <w:marRight w:val="0"/>
                      <w:marTop w:val="0"/>
                      <w:marBottom w:val="0"/>
                      <w:divBdr>
                        <w:top w:val="none" w:sz="0" w:space="0" w:color="auto"/>
                        <w:left w:val="none" w:sz="0" w:space="0" w:color="auto"/>
                        <w:bottom w:val="none" w:sz="0" w:space="0" w:color="auto"/>
                        <w:right w:val="none" w:sz="0" w:space="0" w:color="auto"/>
                      </w:divBdr>
                      <w:divsChild>
                        <w:div w:id="1474255902">
                          <w:marLeft w:val="0"/>
                          <w:marRight w:val="0"/>
                          <w:marTop w:val="0"/>
                          <w:marBottom w:val="0"/>
                          <w:divBdr>
                            <w:top w:val="none" w:sz="0" w:space="0" w:color="auto"/>
                            <w:left w:val="none" w:sz="0" w:space="0" w:color="auto"/>
                            <w:bottom w:val="none" w:sz="0" w:space="0" w:color="auto"/>
                            <w:right w:val="none" w:sz="0" w:space="0" w:color="auto"/>
                          </w:divBdr>
                        </w:div>
                      </w:divsChild>
                    </w:div>
                    <w:div w:id="1131829575">
                      <w:marLeft w:val="0"/>
                      <w:marRight w:val="0"/>
                      <w:marTop w:val="0"/>
                      <w:marBottom w:val="0"/>
                      <w:divBdr>
                        <w:top w:val="none" w:sz="0" w:space="0" w:color="auto"/>
                        <w:left w:val="none" w:sz="0" w:space="0" w:color="auto"/>
                        <w:bottom w:val="none" w:sz="0" w:space="0" w:color="auto"/>
                        <w:right w:val="none" w:sz="0" w:space="0" w:color="auto"/>
                      </w:divBdr>
                      <w:divsChild>
                        <w:div w:id="8105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633633">
          <w:marLeft w:val="0"/>
          <w:marRight w:val="0"/>
          <w:marTop w:val="0"/>
          <w:marBottom w:val="0"/>
          <w:divBdr>
            <w:top w:val="none" w:sz="0" w:space="0" w:color="auto"/>
            <w:left w:val="none" w:sz="0" w:space="0" w:color="auto"/>
            <w:bottom w:val="none" w:sz="0" w:space="0" w:color="auto"/>
            <w:right w:val="none" w:sz="0" w:space="0" w:color="auto"/>
          </w:divBdr>
          <w:divsChild>
            <w:div w:id="1657996083">
              <w:marLeft w:val="0"/>
              <w:marRight w:val="0"/>
              <w:marTop w:val="0"/>
              <w:marBottom w:val="0"/>
              <w:divBdr>
                <w:top w:val="none" w:sz="0" w:space="0" w:color="auto"/>
                <w:left w:val="none" w:sz="0" w:space="0" w:color="auto"/>
                <w:bottom w:val="none" w:sz="0" w:space="0" w:color="auto"/>
                <w:right w:val="none" w:sz="0" w:space="0" w:color="auto"/>
              </w:divBdr>
              <w:divsChild>
                <w:div w:id="1799255375">
                  <w:marLeft w:val="0"/>
                  <w:marRight w:val="0"/>
                  <w:marTop w:val="0"/>
                  <w:marBottom w:val="0"/>
                  <w:divBdr>
                    <w:top w:val="none" w:sz="0" w:space="0" w:color="auto"/>
                    <w:left w:val="none" w:sz="0" w:space="0" w:color="auto"/>
                    <w:bottom w:val="none" w:sz="0" w:space="0" w:color="auto"/>
                    <w:right w:val="none" w:sz="0" w:space="0" w:color="auto"/>
                  </w:divBdr>
                </w:div>
                <w:div w:id="172494481">
                  <w:marLeft w:val="0"/>
                  <w:marRight w:val="0"/>
                  <w:marTop w:val="0"/>
                  <w:marBottom w:val="0"/>
                  <w:divBdr>
                    <w:top w:val="none" w:sz="0" w:space="0" w:color="auto"/>
                    <w:left w:val="none" w:sz="0" w:space="0" w:color="auto"/>
                    <w:bottom w:val="none" w:sz="0" w:space="0" w:color="auto"/>
                    <w:right w:val="none" w:sz="0" w:space="0" w:color="auto"/>
                  </w:divBdr>
                  <w:divsChild>
                    <w:div w:id="2136561723">
                      <w:marLeft w:val="0"/>
                      <w:marRight w:val="0"/>
                      <w:marTop w:val="0"/>
                      <w:marBottom w:val="0"/>
                      <w:divBdr>
                        <w:top w:val="none" w:sz="0" w:space="0" w:color="auto"/>
                        <w:left w:val="none" w:sz="0" w:space="0" w:color="auto"/>
                        <w:bottom w:val="none" w:sz="0" w:space="0" w:color="auto"/>
                        <w:right w:val="none" w:sz="0" w:space="0" w:color="auto"/>
                      </w:divBdr>
                      <w:divsChild>
                        <w:div w:id="240071210">
                          <w:marLeft w:val="0"/>
                          <w:marRight w:val="0"/>
                          <w:marTop w:val="0"/>
                          <w:marBottom w:val="0"/>
                          <w:divBdr>
                            <w:top w:val="none" w:sz="0" w:space="0" w:color="auto"/>
                            <w:left w:val="none" w:sz="0" w:space="0" w:color="auto"/>
                            <w:bottom w:val="none" w:sz="0" w:space="0" w:color="auto"/>
                            <w:right w:val="none" w:sz="0" w:space="0" w:color="auto"/>
                          </w:divBdr>
                        </w:div>
                      </w:divsChild>
                    </w:div>
                    <w:div w:id="716975314">
                      <w:marLeft w:val="0"/>
                      <w:marRight w:val="0"/>
                      <w:marTop w:val="0"/>
                      <w:marBottom w:val="0"/>
                      <w:divBdr>
                        <w:top w:val="none" w:sz="0" w:space="0" w:color="auto"/>
                        <w:left w:val="none" w:sz="0" w:space="0" w:color="auto"/>
                        <w:bottom w:val="none" w:sz="0" w:space="0" w:color="auto"/>
                        <w:right w:val="none" w:sz="0" w:space="0" w:color="auto"/>
                      </w:divBdr>
                      <w:divsChild>
                        <w:div w:id="1597905583">
                          <w:marLeft w:val="0"/>
                          <w:marRight w:val="0"/>
                          <w:marTop w:val="0"/>
                          <w:marBottom w:val="0"/>
                          <w:divBdr>
                            <w:top w:val="none" w:sz="0" w:space="0" w:color="auto"/>
                            <w:left w:val="none" w:sz="0" w:space="0" w:color="auto"/>
                            <w:bottom w:val="none" w:sz="0" w:space="0" w:color="auto"/>
                            <w:right w:val="none" w:sz="0" w:space="0" w:color="auto"/>
                          </w:divBdr>
                        </w:div>
                      </w:divsChild>
                    </w:div>
                    <w:div w:id="313023761">
                      <w:marLeft w:val="0"/>
                      <w:marRight w:val="0"/>
                      <w:marTop w:val="0"/>
                      <w:marBottom w:val="0"/>
                      <w:divBdr>
                        <w:top w:val="none" w:sz="0" w:space="0" w:color="auto"/>
                        <w:left w:val="none" w:sz="0" w:space="0" w:color="auto"/>
                        <w:bottom w:val="none" w:sz="0" w:space="0" w:color="auto"/>
                        <w:right w:val="none" w:sz="0" w:space="0" w:color="auto"/>
                      </w:divBdr>
                      <w:divsChild>
                        <w:div w:id="17592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53">
          <w:marLeft w:val="0"/>
          <w:marRight w:val="0"/>
          <w:marTop w:val="0"/>
          <w:marBottom w:val="0"/>
          <w:divBdr>
            <w:top w:val="none" w:sz="0" w:space="0" w:color="auto"/>
            <w:left w:val="none" w:sz="0" w:space="0" w:color="auto"/>
            <w:bottom w:val="none" w:sz="0" w:space="0" w:color="auto"/>
            <w:right w:val="none" w:sz="0" w:space="0" w:color="auto"/>
          </w:divBdr>
          <w:divsChild>
            <w:div w:id="957493017">
              <w:marLeft w:val="0"/>
              <w:marRight w:val="0"/>
              <w:marTop w:val="0"/>
              <w:marBottom w:val="0"/>
              <w:divBdr>
                <w:top w:val="none" w:sz="0" w:space="0" w:color="auto"/>
                <w:left w:val="none" w:sz="0" w:space="0" w:color="auto"/>
                <w:bottom w:val="none" w:sz="0" w:space="0" w:color="auto"/>
                <w:right w:val="none" w:sz="0" w:space="0" w:color="auto"/>
              </w:divBdr>
              <w:divsChild>
                <w:div w:id="25514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561335">
      <w:bodyDiv w:val="1"/>
      <w:marLeft w:val="0"/>
      <w:marRight w:val="0"/>
      <w:marTop w:val="0"/>
      <w:marBottom w:val="0"/>
      <w:divBdr>
        <w:top w:val="none" w:sz="0" w:space="0" w:color="auto"/>
        <w:left w:val="none" w:sz="0" w:space="0" w:color="auto"/>
        <w:bottom w:val="none" w:sz="0" w:space="0" w:color="auto"/>
        <w:right w:val="none" w:sz="0" w:space="0" w:color="auto"/>
      </w:divBdr>
      <w:divsChild>
        <w:div w:id="1820804940">
          <w:marLeft w:val="0"/>
          <w:marRight w:val="0"/>
          <w:marTop w:val="0"/>
          <w:marBottom w:val="0"/>
          <w:divBdr>
            <w:top w:val="none" w:sz="0" w:space="0" w:color="auto"/>
            <w:left w:val="none" w:sz="0" w:space="0" w:color="auto"/>
            <w:bottom w:val="none" w:sz="0" w:space="0" w:color="auto"/>
            <w:right w:val="none" w:sz="0" w:space="0" w:color="auto"/>
          </w:divBdr>
          <w:divsChild>
            <w:div w:id="1103112713">
              <w:marLeft w:val="0"/>
              <w:marRight w:val="0"/>
              <w:marTop w:val="0"/>
              <w:marBottom w:val="0"/>
              <w:divBdr>
                <w:top w:val="none" w:sz="0" w:space="0" w:color="auto"/>
                <w:left w:val="none" w:sz="0" w:space="0" w:color="auto"/>
                <w:bottom w:val="none" w:sz="0" w:space="0" w:color="auto"/>
                <w:right w:val="none" w:sz="0" w:space="0" w:color="auto"/>
              </w:divBdr>
            </w:div>
            <w:div w:id="558519755">
              <w:marLeft w:val="0"/>
              <w:marRight w:val="0"/>
              <w:marTop w:val="0"/>
              <w:marBottom w:val="0"/>
              <w:divBdr>
                <w:top w:val="none" w:sz="0" w:space="0" w:color="auto"/>
                <w:left w:val="none" w:sz="0" w:space="0" w:color="auto"/>
                <w:bottom w:val="none" w:sz="0" w:space="0" w:color="auto"/>
                <w:right w:val="none" w:sz="0" w:space="0" w:color="auto"/>
              </w:divBdr>
            </w:div>
            <w:div w:id="1981644135">
              <w:marLeft w:val="0"/>
              <w:marRight w:val="0"/>
              <w:marTop w:val="0"/>
              <w:marBottom w:val="0"/>
              <w:divBdr>
                <w:top w:val="none" w:sz="0" w:space="0" w:color="auto"/>
                <w:left w:val="none" w:sz="0" w:space="0" w:color="auto"/>
                <w:bottom w:val="none" w:sz="0" w:space="0" w:color="auto"/>
                <w:right w:val="none" w:sz="0" w:space="0" w:color="auto"/>
              </w:divBdr>
            </w:div>
            <w:div w:id="27029562">
              <w:marLeft w:val="0"/>
              <w:marRight w:val="0"/>
              <w:marTop w:val="0"/>
              <w:marBottom w:val="0"/>
              <w:divBdr>
                <w:top w:val="none" w:sz="0" w:space="0" w:color="auto"/>
                <w:left w:val="none" w:sz="0" w:space="0" w:color="auto"/>
                <w:bottom w:val="none" w:sz="0" w:space="0" w:color="auto"/>
                <w:right w:val="none" w:sz="0" w:space="0" w:color="auto"/>
              </w:divBdr>
            </w:div>
            <w:div w:id="226191816">
              <w:marLeft w:val="0"/>
              <w:marRight w:val="0"/>
              <w:marTop w:val="0"/>
              <w:marBottom w:val="0"/>
              <w:divBdr>
                <w:top w:val="none" w:sz="0" w:space="0" w:color="auto"/>
                <w:left w:val="none" w:sz="0" w:space="0" w:color="auto"/>
                <w:bottom w:val="none" w:sz="0" w:space="0" w:color="auto"/>
                <w:right w:val="none" w:sz="0" w:space="0" w:color="auto"/>
              </w:divBdr>
            </w:div>
            <w:div w:id="1403721211">
              <w:marLeft w:val="0"/>
              <w:marRight w:val="0"/>
              <w:marTop w:val="0"/>
              <w:marBottom w:val="0"/>
              <w:divBdr>
                <w:top w:val="none" w:sz="0" w:space="0" w:color="auto"/>
                <w:left w:val="none" w:sz="0" w:space="0" w:color="auto"/>
                <w:bottom w:val="none" w:sz="0" w:space="0" w:color="auto"/>
                <w:right w:val="none" w:sz="0" w:space="0" w:color="auto"/>
              </w:divBdr>
            </w:div>
            <w:div w:id="1553229845">
              <w:marLeft w:val="0"/>
              <w:marRight w:val="0"/>
              <w:marTop w:val="0"/>
              <w:marBottom w:val="0"/>
              <w:divBdr>
                <w:top w:val="none" w:sz="0" w:space="0" w:color="auto"/>
                <w:left w:val="none" w:sz="0" w:space="0" w:color="auto"/>
                <w:bottom w:val="none" w:sz="0" w:space="0" w:color="auto"/>
                <w:right w:val="none" w:sz="0" w:space="0" w:color="auto"/>
              </w:divBdr>
            </w:div>
            <w:div w:id="293219665">
              <w:marLeft w:val="0"/>
              <w:marRight w:val="0"/>
              <w:marTop w:val="0"/>
              <w:marBottom w:val="0"/>
              <w:divBdr>
                <w:top w:val="none" w:sz="0" w:space="0" w:color="auto"/>
                <w:left w:val="none" w:sz="0" w:space="0" w:color="auto"/>
                <w:bottom w:val="none" w:sz="0" w:space="0" w:color="auto"/>
                <w:right w:val="none" w:sz="0" w:space="0" w:color="auto"/>
              </w:divBdr>
            </w:div>
            <w:div w:id="68381745">
              <w:marLeft w:val="0"/>
              <w:marRight w:val="0"/>
              <w:marTop w:val="0"/>
              <w:marBottom w:val="0"/>
              <w:divBdr>
                <w:top w:val="none" w:sz="0" w:space="0" w:color="auto"/>
                <w:left w:val="none" w:sz="0" w:space="0" w:color="auto"/>
                <w:bottom w:val="none" w:sz="0" w:space="0" w:color="auto"/>
                <w:right w:val="none" w:sz="0" w:space="0" w:color="auto"/>
              </w:divBdr>
            </w:div>
            <w:div w:id="989291791">
              <w:marLeft w:val="0"/>
              <w:marRight w:val="0"/>
              <w:marTop w:val="0"/>
              <w:marBottom w:val="0"/>
              <w:divBdr>
                <w:top w:val="none" w:sz="0" w:space="0" w:color="auto"/>
                <w:left w:val="none" w:sz="0" w:space="0" w:color="auto"/>
                <w:bottom w:val="none" w:sz="0" w:space="0" w:color="auto"/>
                <w:right w:val="none" w:sz="0" w:space="0" w:color="auto"/>
              </w:divBdr>
            </w:div>
            <w:div w:id="562914417">
              <w:marLeft w:val="0"/>
              <w:marRight w:val="0"/>
              <w:marTop w:val="0"/>
              <w:marBottom w:val="0"/>
              <w:divBdr>
                <w:top w:val="none" w:sz="0" w:space="0" w:color="auto"/>
                <w:left w:val="none" w:sz="0" w:space="0" w:color="auto"/>
                <w:bottom w:val="none" w:sz="0" w:space="0" w:color="auto"/>
                <w:right w:val="none" w:sz="0" w:space="0" w:color="auto"/>
              </w:divBdr>
            </w:div>
            <w:div w:id="1934043582">
              <w:marLeft w:val="0"/>
              <w:marRight w:val="0"/>
              <w:marTop w:val="0"/>
              <w:marBottom w:val="0"/>
              <w:divBdr>
                <w:top w:val="none" w:sz="0" w:space="0" w:color="auto"/>
                <w:left w:val="none" w:sz="0" w:space="0" w:color="auto"/>
                <w:bottom w:val="none" w:sz="0" w:space="0" w:color="auto"/>
                <w:right w:val="none" w:sz="0" w:space="0" w:color="auto"/>
              </w:divBdr>
            </w:div>
            <w:div w:id="46104376">
              <w:marLeft w:val="0"/>
              <w:marRight w:val="0"/>
              <w:marTop w:val="0"/>
              <w:marBottom w:val="0"/>
              <w:divBdr>
                <w:top w:val="none" w:sz="0" w:space="0" w:color="auto"/>
                <w:left w:val="none" w:sz="0" w:space="0" w:color="auto"/>
                <w:bottom w:val="none" w:sz="0" w:space="0" w:color="auto"/>
                <w:right w:val="none" w:sz="0" w:space="0" w:color="auto"/>
              </w:divBdr>
            </w:div>
            <w:div w:id="617836419">
              <w:marLeft w:val="0"/>
              <w:marRight w:val="0"/>
              <w:marTop w:val="0"/>
              <w:marBottom w:val="0"/>
              <w:divBdr>
                <w:top w:val="none" w:sz="0" w:space="0" w:color="auto"/>
                <w:left w:val="none" w:sz="0" w:space="0" w:color="auto"/>
                <w:bottom w:val="none" w:sz="0" w:space="0" w:color="auto"/>
                <w:right w:val="none" w:sz="0" w:space="0" w:color="auto"/>
              </w:divBdr>
            </w:div>
            <w:div w:id="817459147">
              <w:marLeft w:val="0"/>
              <w:marRight w:val="0"/>
              <w:marTop w:val="0"/>
              <w:marBottom w:val="0"/>
              <w:divBdr>
                <w:top w:val="none" w:sz="0" w:space="0" w:color="auto"/>
                <w:left w:val="none" w:sz="0" w:space="0" w:color="auto"/>
                <w:bottom w:val="none" w:sz="0" w:space="0" w:color="auto"/>
                <w:right w:val="none" w:sz="0" w:space="0" w:color="auto"/>
              </w:divBdr>
            </w:div>
            <w:div w:id="1715956945">
              <w:marLeft w:val="0"/>
              <w:marRight w:val="0"/>
              <w:marTop w:val="0"/>
              <w:marBottom w:val="0"/>
              <w:divBdr>
                <w:top w:val="none" w:sz="0" w:space="0" w:color="auto"/>
                <w:left w:val="none" w:sz="0" w:space="0" w:color="auto"/>
                <w:bottom w:val="none" w:sz="0" w:space="0" w:color="auto"/>
                <w:right w:val="none" w:sz="0" w:space="0" w:color="auto"/>
              </w:divBdr>
            </w:div>
            <w:div w:id="845091230">
              <w:marLeft w:val="0"/>
              <w:marRight w:val="0"/>
              <w:marTop w:val="0"/>
              <w:marBottom w:val="0"/>
              <w:divBdr>
                <w:top w:val="none" w:sz="0" w:space="0" w:color="auto"/>
                <w:left w:val="none" w:sz="0" w:space="0" w:color="auto"/>
                <w:bottom w:val="none" w:sz="0" w:space="0" w:color="auto"/>
                <w:right w:val="none" w:sz="0" w:space="0" w:color="auto"/>
              </w:divBdr>
            </w:div>
            <w:div w:id="1968705581">
              <w:marLeft w:val="0"/>
              <w:marRight w:val="0"/>
              <w:marTop w:val="0"/>
              <w:marBottom w:val="0"/>
              <w:divBdr>
                <w:top w:val="none" w:sz="0" w:space="0" w:color="auto"/>
                <w:left w:val="none" w:sz="0" w:space="0" w:color="auto"/>
                <w:bottom w:val="none" w:sz="0" w:space="0" w:color="auto"/>
                <w:right w:val="none" w:sz="0" w:space="0" w:color="auto"/>
              </w:divBdr>
            </w:div>
            <w:div w:id="548686592">
              <w:marLeft w:val="0"/>
              <w:marRight w:val="0"/>
              <w:marTop w:val="0"/>
              <w:marBottom w:val="0"/>
              <w:divBdr>
                <w:top w:val="none" w:sz="0" w:space="0" w:color="auto"/>
                <w:left w:val="none" w:sz="0" w:space="0" w:color="auto"/>
                <w:bottom w:val="none" w:sz="0" w:space="0" w:color="auto"/>
                <w:right w:val="none" w:sz="0" w:space="0" w:color="auto"/>
              </w:divBdr>
            </w:div>
            <w:div w:id="1455097316">
              <w:marLeft w:val="0"/>
              <w:marRight w:val="0"/>
              <w:marTop w:val="0"/>
              <w:marBottom w:val="0"/>
              <w:divBdr>
                <w:top w:val="none" w:sz="0" w:space="0" w:color="auto"/>
                <w:left w:val="none" w:sz="0" w:space="0" w:color="auto"/>
                <w:bottom w:val="none" w:sz="0" w:space="0" w:color="auto"/>
                <w:right w:val="none" w:sz="0" w:space="0" w:color="auto"/>
              </w:divBdr>
            </w:div>
            <w:div w:id="357120965">
              <w:marLeft w:val="0"/>
              <w:marRight w:val="0"/>
              <w:marTop w:val="0"/>
              <w:marBottom w:val="0"/>
              <w:divBdr>
                <w:top w:val="none" w:sz="0" w:space="0" w:color="auto"/>
                <w:left w:val="none" w:sz="0" w:space="0" w:color="auto"/>
                <w:bottom w:val="none" w:sz="0" w:space="0" w:color="auto"/>
                <w:right w:val="none" w:sz="0" w:space="0" w:color="auto"/>
              </w:divBdr>
            </w:div>
            <w:div w:id="188104357">
              <w:marLeft w:val="0"/>
              <w:marRight w:val="0"/>
              <w:marTop w:val="0"/>
              <w:marBottom w:val="0"/>
              <w:divBdr>
                <w:top w:val="none" w:sz="0" w:space="0" w:color="auto"/>
                <w:left w:val="none" w:sz="0" w:space="0" w:color="auto"/>
                <w:bottom w:val="none" w:sz="0" w:space="0" w:color="auto"/>
                <w:right w:val="none" w:sz="0" w:space="0" w:color="auto"/>
              </w:divBdr>
            </w:div>
            <w:div w:id="1817258133">
              <w:marLeft w:val="0"/>
              <w:marRight w:val="0"/>
              <w:marTop w:val="0"/>
              <w:marBottom w:val="0"/>
              <w:divBdr>
                <w:top w:val="none" w:sz="0" w:space="0" w:color="auto"/>
                <w:left w:val="none" w:sz="0" w:space="0" w:color="auto"/>
                <w:bottom w:val="none" w:sz="0" w:space="0" w:color="auto"/>
                <w:right w:val="none" w:sz="0" w:space="0" w:color="auto"/>
              </w:divBdr>
            </w:div>
            <w:div w:id="1998996466">
              <w:marLeft w:val="0"/>
              <w:marRight w:val="0"/>
              <w:marTop w:val="0"/>
              <w:marBottom w:val="0"/>
              <w:divBdr>
                <w:top w:val="none" w:sz="0" w:space="0" w:color="auto"/>
                <w:left w:val="none" w:sz="0" w:space="0" w:color="auto"/>
                <w:bottom w:val="none" w:sz="0" w:space="0" w:color="auto"/>
                <w:right w:val="none" w:sz="0" w:space="0" w:color="auto"/>
              </w:divBdr>
            </w:div>
            <w:div w:id="723483574">
              <w:marLeft w:val="0"/>
              <w:marRight w:val="0"/>
              <w:marTop w:val="0"/>
              <w:marBottom w:val="0"/>
              <w:divBdr>
                <w:top w:val="none" w:sz="0" w:space="0" w:color="auto"/>
                <w:left w:val="none" w:sz="0" w:space="0" w:color="auto"/>
                <w:bottom w:val="none" w:sz="0" w:space="0" w:color="auto"/>
                <w:right w:val="none" w:sz="0" w:space="0" w:color="auto"/>
              </w:divBdr>
            </w:div>
            <w:div w:id="398789464">
              <w:marLeft w:val="0"/>
              <w:marRight w:val="0"/>
              <w:marTop w:val="0"/>
              <w:marBottom w:val="0"/>
              <w:divBdr>
                <w:top w:val="none" w:sz="0" w:space="0" w:color="auto"/>
                <w:left w:val="none" w:sz="0" w:space="0" w:color="auto"/>
                <w:bottom w:val="none" w:sz="0" w:space="0" w:color="auto"/>
                <w:right w:val="none" w:sz="0" w:space="0" w:color="auto"/>
              </w:divBdr>
            </w:div>
            <w:div w:id="835607991">
              <w:marLeft w:val="0"/>
              <w:marRight w:val="0"/>
              <w:marTop w:val="0"/>
              <w:marBottom w:val="0"/>
              <w:divBdr>
                <w:top w:val="none" w:sz="0" w:space="0" w:color="auto"/>
                <w:left w:val="none" w:sz="0" w:space="0" w:color="auto"/>
                <w:bottom w:val="none" w:sz="0" w:space="0" w:color="auto"/>
                <w:right w:val="none" w:sz="0" w:space="0" w:color="auto"/>
              </w:divBdr>
            </w:div>
            <w:div w:id="1612131960">
              <w:marLeft w:val="0"/>
              <w:marRight w:val="0"/>
              <w:marTop w:val="0"/>
              <w:marBottom w:val="0"/>
              <w:divBdr>
                <w:top w:val="none" w:sz="0" w:space="0" w:color="auto"/>
                <w:left w:val="none" w:sz="0" w:space="0" w:color="auto"/>
                <w:bottom w:val="none" w:sz="0" w:space="0" w:color="auto"/>
                <w:right w:val="none" w:sz="0" w:space="0" w:color="auto"/>
              </w:divBdr>
            </w:div>
            <w:div w:id="1396051703">
              <w:marLeft w:val="0"/>
              <w:marRight w:val="0"/>
              <w:marTop w:val="0"/>
              <w:marBottom w:val="0"/>
              <w:divBdr>
                <w:top w:val="none" w:sz="0" w:space="0" w:color="auto"/>
                <w:left w:val="none" w:sz="0" w:space="0" w:color="auto"/>
                <w:bottom w:val="none" w:sz="0" w:space="0" w:color="auto"/>
                <w:right w:val="none" w:sz="0" w:space="0" w:color="auto"/>
              </w:divBdr>
            </w:div>
            <w:div w:id="687217129">
              <w:marLeft w:val="0"/>
              <w:marRight w:val="0"/>
              <w:marTop w:val="0"/>
              <w:marBottom w:val="0"/>
              <w:divBdr>
                <w:top w:val="none" w:sz="0" w:space="0" w:color="auto"/>
                <w:left w:val="none" w:sz="0" w:space="0" w:color="auto"/>
                <w:bottom w:val="none" w:sz="0" w:space="0" w:color="auto"/>
                <w:right w:val="none" w:sz="0" w:space="0" w:color="auto"/>
              </w:divBdr>
            </w:div>
            <w:div w:id="417482785">
              <w:marLeft w:val="0"/>
              <w:marRight w:val="0"/>
              <w:marTop w:val="0"/>
              <w:marBottom w:val="0"/>
              <w:divBdr>
                <w:top w:val="none" w:sz="0" w:space="0" w:color="auto"/>
                <w:left w:val="none" w:sz="0" w:space="0" w:color="auto"/>
                <w:bottom w:val="none" w:sz="0" w:space="0" w:color="auto"/>
                <w:right w:val="none" w:sz="0" w:space="0" w:color="auto"/>
              </w:divBdr>
            </w:div>
            <w:div w:id="771364370">
              <w:marLeft w:val="0"/>
              <w:marRight w:val="0"/>
              <w:marTop w:val="0"/>
              <w:marBottom w:val="0"/>
              <w:divBdr>
                <w:top w:val="none" w:sz="0" w:space="0" w:color="auto"/>
                <w:left w:val="none" w:sz="0" w:space="0" w:color="auto"/>
                <w:bottom w:val="none" w:sz="0" w:space="0" w:color="auto"/>
                <w:right w:val="none" w:sz="0" w:space="0" w:color="auto"/>
              </w:divBdr>
            </w:div>
            <w:div w:id="878054789">
              <w:marLeft w:val="0"/>
              <w:marRight w:val="0"/>
              <w:marTop w:val="0"/>
              <w:marBottom w:val="0"/>
              <w:divBdr>
                <w:top w:val="none" w:sz="0" w:space="0" w:color="auto"/>
                <w:left w:val="none" w:sz="0" w:space="0" w:color="auto"/>
                <w:bottom w:val="none" w:sz="0" w:space="0" w:color="auto"/>
                <w:right w:val="none" w:sz="0" w:space="0" w:color="auto"/>
              </w:divBdr>
            </w:div>
            <w:div w:id="722946800">
              <w:marLeft w:val="0"/>
              <w:marRight w:val="0"/>
              <w:marTop w:val="0"/>
              <w:marBottom w:val="0"/>
              <w:divBdr>
                <w:top w:val="none" w:sz="0" w:space="0" w:color="auto"/>
                <w:left w:val="none" w:sz="0" w:space="0" w:color="auto"/>
                <w:bottom w:val="none" w:sz="0" w:space="0" w:color="auto"/>
                <w:right w:val="none" w:sz="0" w:space="0" w:color="auto"/>
              </w:divBdr>
            </w:div>
            <w:div w:id="1995336434">
              <w:marLeft w:val="0"/>
              <w:marRight w:val="0"/>
              <w:marTop w:val="0"/>
              <w:marBottom w:val="0"/>
              <w:divBdr>
                <w:top w:val="none" w:sz="0" w:space="0" w:color="auto"/>
                <w:left w:val="none" w:sz="0" w:space="0" w:color="auto"/>
                <w:bottom w:val="none" w:sz="0" w:space="0" w:color="auto"/>
                <w:right w:val="none" w:sz="0" w:space="0" w:color="auto"/>
              </w:divBdr>
            </w:div>
            <w:div w:id="1989170407">
              <w:marLeft w:val="0"/>
              <w:marRight w:val="0"/>
              <w:marTop w:val="0"/>
              <w:marBottom w:val="0"/>
              <w:divBdr>
                <w:top w:val="none" w:sz="0" w:space="0" w:color="auto"/>
                <w:left w:val="none" w:sz="0" w:space="0" w:color="auto"/>
                <w:bottom w:val="none" w:sz="0" w:space="0" w:color="auto"/>
                <w:right w:val="none" w:sz="0" w:space="0" w:color="auto"/>
              </w:divBdr>
            </w:div>
            <w:div w:id="1258706776">
              <w:marLeft w:val="0"/>
              <w:marRight w:val="0"/>
              <w:marTop w:val="0"/>
              <w:marBottom w:val="0"/>
              <w:divBdr>
                <w:top w:val="none" w:sz="0" w:space="0" w:color="auto"/>
                <w:left w:val="none" w:sz="0" w:space="0" w:color="auto"/>
                <w:bottom w:val="none" w:sz="0" w:space="0" w:color="auto"/>
                <w:right w:val="none" w:sz="0" w:space="0" w:color="auto"/>
              </w:divBdr>
            </w:div>
            <w:div w:id="1995839995">
              <w:marLeft w:val="0"/>
              <w:marRight w:val="0"/>
              <w:marTop w:val="0"/>
              <w:marBottom w:val="0"/>
              <w:divBdr>
                <w:top w:val="none" w:sz="0" w:space="0" w:color="auto"/>
                <w:left w:val="none" w:sz="0" w:space="0" w:color="auto"/>
                <w:bottom w:val="none" w:sz="0" w:space="0" w:color="auto"/>
                <w:right w:val="none" w:sz="0" w:space="0" w:color="auto"/>
              </w:divBdr>
            </w:div>
            <w:div w:id="1090809144">
              <w:marLeft w:val="0"/>
              <w:marRight w:val="0"/>
              <w:marTop w:val="0"/>
              <w:marBottom w:val="0"/>
              <w:divBdr>
                <w:top w:val="none" w:sz="0" w:space="0" w:color="auto"/>
                <w:left w:val="none" w:sz="0" w:space="0" w:color="auto"/>
                <w:bottom w:val="none" w:sz="0" w:space="0" w:color="auto"/>
                <w:right w:val="none" w:sz="0" w:space="0" w:color="auto"/>
              </w:divBdr>
            </w:div>
            <w:div w:id="910768915">
              <w:marLeft w:val="0"/>
              <w:marRight w:val="0"/>
              <w:marTop w:val="0"/>
              <w:marBottom w:val="0"/>
              <w:divBdr>
                <w:top w:val="none" w:sz="0" w:space="0" w:color="auto"/>
                <w:left w:val="none" w:sz="0" w:space="0" w:color="auto"/>
                <w:bottom w:val="none" w:sz="0" w:space="0" w:color="auto"/>
                <w:right w:val="none" w:sz="0" w:space="0" w:color="auto"/>
              </w:divBdr>
            </w:div>
            <w:div w:id="1505322589">
              <w:marLeft w:val="0"/>
              <w:marRight w:val="0"/>
              <w:marTop w:val="0"/>
              <w:marBottom w:val="0"/>
              <w:divBdr>
                <w:top w:val="none" w:sz="0" w:space="0" w:color="auto"/>
                <w:left w:val="none" w:sz="0" w:space="0" w:color="auto"/>
                <w:bottom w:val="none" w:sz="0" w:space="0" w:color="auto"/>
                <w:right w:val="none" w:sz="0" w:space="0" w:color="auto"/>
              </w:divBdr>
            </w:div>
            <w:div w:id="909313470">
              <w:marLeft w:val="0"/>
              <w:marRight w:val="0"/>
              <w:marTop w:val="0"/>
              <w:marBottom w:val="0"/>
              <w:divBdr>
                <w:top w:val="none" w:sz="0" w:space="0" w:color="auto"/>
                <w:left w:val="none" w:sz="0" w:space="0" w:color="auto"/>
                <w:bottom w:val="none" w:sz="0" w:space="0" w:color="auto"/>
                <w:right w:val="none" w:sz="0" w:space="0" w:color="auto"/>
              </w:divBdr>
            </w:div>
            <w:div w:id="1453817721">
              <w:marLeft w:val="0"/>
              <w:marRight w:val="0"/>
              <w:marTop w:val="0"/>
              <w:marBottom w:val="0"/>
              <w:divBdr>
                <w:top w:val="none" w:sz="0" w:space="0" w:color="auto"/>
                <w:left w:val="none" w:sz="0" w:space="0" w:color="auto"/>
                <w:bottom w:val="none" w:sz="0" w:space="0" w:color="auto"/>
                <w:right w:val="none" w:sz="0" w:space="0" w:color="auto"/>
              </w:divBdr>
            </w:div>
            <w:div w:id="1889950524">
              <w:marLeft w:val="0"/>
              <w:marRight w:val="0"/>
              <w:marTop w:val="0"/>
              <w:marBottom w:val="0"/>
              <w:divBdr>
                <w:top w:val="none" w:sz="0" w:space="0" w:color="auto"/>
                <w:left w:val="none" w:sz="0" w:space="0" w:color="auto"/>
                <w:bottom w:val="none" w:sz="0" w:space="0" w:color="auto"/>
                <w:right w:val="none" w:sz="0" w:space="0" w:color="auto"/>
              </w:divBdr>
            </w:div>
            <w:div w:id="890074348">
              <w:marLeft w:val="0"/>
              <w:marRight w:val="0"/>
              <w:marTop w:val="0"/>
              <w:marBottom w:val="0"/>
              <w:divBdr>
                <w:top w:val="none" w:sz="0" w:space="0" w:color="auto"/>
                <w:left w:val="none" w:sz="0" w:space="0" w:color="auto"/>
                <w:bottom w:val="none" w:sz="0" w:space="0" w:color="auto"/>
                <w:right w:val="none" w:sz="0" w:space="0" w:color="auto"/>
              </w:divBdr>
            </w:div>
            <w:div w:id="503714274">
              <w:marLeft w:val="0"/>
              <w:marRight w:val="0"/>
              <w:marTop w:val="0"/>
              <w:marBottom w:val="0"/>
              <w:divBdr>
                <w:top w:val="none" w:sz="0" w:space="0" w:color="auto"/>
                <w:left w:val="none" w:sz="0" w:space="0" w:color="auto"/>
                <w:bottom w:val="none" w:sz="0" w:space="0" w:color="auto"/>
                <w:right w:val="none" w:sz="0" w:space="0" w:color="auto"/>
              </w:divBdr>
            </w:div>
            <w:div w:id="191966325">
              <w:marLeft w:val="0"/>
              <w:marRight w:val="0"/>
              <w:marTop w:val="0"/>
              <w:marBottom w:val="0"/>
              <w:divBdr>
                <w:top w:val="none" w:sz="0" w:space="0" w:color="auto"/>
                <w:left w:val="none" w:sz="0" w:space="0" w:color="auto"/>
                <w:bottom w:val="none" w:sz="0" w:space="0" w:color="auto"/>
                <w:right w:val="none" w:sz="0" w:space="0" w:color="auto"/>
              </w:divBdr>
            </w:div>
            <w:div w:id="692271138">
              <w:marLeft w:val="0"/>
              <w:marRight w:val="0"/>
              <w:marTop w:val="0"/>
              <w:marBottom w:val="0"/>
              <w:divBdr>
                <w:top w:val="none" w:sz="0" w:space="0" w:color="auto"/>
                <w:left w:val="none" w:sz="0" w:space="0" w:color="auto"/>
                <w:bottom w:val="none" w:sz="0" w:space="0" w:color="auto"/>
                <w:right w:val="none" w:sz="0" w:space="0" w:color="auto"/>
              </w:divBdr>
            </w:div>
            <w:div w:id="243731312">
              <w:marLeft w:val="0"/>
              <w:marRight w:val="0"/>
              <w:marTop w:val="0"/>
              <w:marBottom w:val="0"/>
              <w:divBdr>
                <w:top w:val="none" w:sz="0" w:space="0" w:color="auto"/>
                <w:left w:val="none" w:sz="0" w:space="0" w:color="auto"/>
                <w:bottom w:val="none" w:sz="0" w:space="0" w:color="auto"/>
                <w:right w:val="none" w:sz="0" w:space="0" w:color="auto"/>
              </w:divBdr>
            </w:div>
            <w:div w:id="1515877397">
              <w:marLeft w:val="0"/>
              <w:marRight w:val="0"/>
              <w:marTop w:val="0"/>
              <w:marBottom w:val="0"/>
              <w:divBdr>
                <w:top w:val="none" w:sz="0" w:space="0" w:color="auto"/>
                <w:left w:val="none" w:sz="0" w:space="0" w:color="auto"/>
                <w:bottom w:val="none" w:sz="0" w:space="0" w:color="auto"/>
                <w:right w:val="none" w:sz="0" w:space="0" w:color="auto"/>
              </w:divBdr>
            </w:div>
            <w:div w:id="2039816444">
              <w:marLeft w:val="0"/>
              <w:marRight w:val="0"/>
              <w:marTop w:val="0"/>
              <w:marBottom w:val="0"/>
              <w:divBdr>
                <w:top w:val="none" w:sz="0" w:space="0" w:color="auto"/>
                <w:left w:val="none" w:sz="0" w:space="0" w:color="auto"/>
                <w:bottom w:val="none" w:sz="0" w:space="0" w:color="auto"/>
                <w:right w:val="none" w:sz="0" w:space="0" w:color="auto"/>
              </w:divBdr>
            </w:div>
            <w:div w:id="2092509028">
              <w:marLeft w:val="0"/>
              <w:marRight w:val="0"/>
              <w:marTop w:val="0"/>
              <w:marBottom w:val="0"/>
              <w:divBdr>
                <w:top w:val="none" w:sz="0" w:space="0" w:color="auto"/>
                <w:left w:val="none" w:sz="0" w:space="0" w:color="auto"/>
                <w:bottom w:val="none" w:sz="0" w:space="0" w:color="auto"/>
                <w:right w:val="none" w:sz="0" w:space="0" w:color="auto"/>
              </w:divBdr>
            </w:div>
            <w:div w:id="721321287">
              <w:marLeft w:val="0"/>
              <w:marRight w:val="0"/>
              <w:marTop w:val="0"/>
              <w:marBottom w:val="0"/>
              <w:divBdr>
                <w:top w:val="none" w:sz="0" w:space="0" w:color="auto"/>
                <w:left w:val="none" w:sz="0" w:space="0" w:color="auto"/>
                <w:bottom w:val="none" w:sz="0" w:space="0" w:color="auto"/>
                <w:right w:val="none" w:sz="0" w:space="0" w:color="auto"/>
              </w:divBdr>
            </w:div>
            <w:div w:id="944574836">
              <w:marLeft w:val="0"/>
              <w:marRight w:val="0"/>
              <w:marTop w:val="0"/>
              <w:marBottom w:val="0"/>
              <w:divBdr>
                <w:top w:val="none" w:sz="0" w:space="0" w:color="auto"/>
                <w:left w:val="none" w:sz="0" w:space="0" w:color="auto"/>
                <w:bottom w:val="none" w:sz="0" w:space="0" w:color="auto"/>
                <w:right w:val="none" w:sz="0" w:space="0" w:color="auto"/>
              </w:divBdr>
            </w:div>
            <w:div w:id="595678530">
              <w:marLeft w:val="0"/>
              <w:marRight w:val="0"/>
              <w:marTop w:val="0"/>
              <w:marBottom w:val="0"/>
              <w:divBdr>
                <w:top w:val="none" w:sz="0" w:space="0" w:color="auto"/>
                <w:left w:val="none" w:sz="0" w:space="0" w:color="auto"/>
                <w:bottom w:val="none" w:sz="0" w:space="0" w:color="auto"/>
                <w:right w:val="none" w:sz="0" w:space="0" w:color="auto"/>
              </w:divBdr>
            </w:div>
            <w:div w:id="1808467805">
              <w:marLeft w:val="0"/>
              <w:marRight w:val="0"/>
              <w:marTop w:val="0"/>
              <w:marBottom w:val="0"/>
              <w:divBdr>
                <w:top w:val="none" w:sz="0" w:space="0" w:color="auto"/>
                <w:left w:val="none" w:sz="0" w:space="0" w:color="auto"/>
                <w:bottom w:val="none" w:sz="0" w:space="0" w:color="auto"/>
                <w:right w:val="none" w:sz="0" w:space="0" w:color="auto"/>
              </w:divBdr>
            </w:div>
            <w:div w:id="385495006">
              <w:marLeft w:val="0"/>
              <w:marRight w:val="0"/>
              <w:marTop w:val="0"/>
              <w:marBottom w:val="0"/>
              <w:divBdr>
                <w:top w:val="none" w:sz="0" w:space="0" w:color="auto"/>
                <w:left w:val="none" w:sz="0" w:space="0" w:color="auto"/>
                <w:bottom w:val="none" w:sz="0" w:space="0" w:color="auto"/>
                <w:right w:val="none" w:sz="0" w:space="0" w:color="auto"/>
              </w:divBdr>
            </w:div>
            <w:div w:id="1559240303">
              <w:marLeft w:val="0"/>
              <w:marRight w:val="0"/>
              <w:marTop w:val="0"/>
              <w:marBottom w:val="0"/>
              <w:divBdr>
                <w:top w:val="none" w:sz="0" w:space="0" w:color="auto"/>
                <w:left w:val="none" w:sz="0" w:space="0" w:color="auto"/>
                <w:bottom w:val="none" w:sz="0" w:space="0" w:color="auto"/>
                <w:right w:val="none" w:sz="0" w:space="0" w:color="auto"/>
              </w:divBdr>
            </w:div>
            <w:div w:id="390278071">
              <w:marLeft w:val="0"/>
              <w:marRight w:val="0"/>
              <w:marTop w:val="0"/>
              <w:marBottom w:val="0"/>
              <w:divBdr>
                <w:top w:val="none" w:sz="0" w:space="0" w:color="auto"/>
                <w:left w:val="none" w:sz="0" w:space="0" w:color="auto"/>
                <w:bottom w:val="none" w:sz="0" w:space="0" w:color="auto"/>
                <w:right w:val="none" w:sz="0" w:space="0" w:color="auto"/>
              </w:divBdr>
            </w:div>
            <w:div w:id="469591335">
              <w:marLeft w:val="0"/>
              <w:marRight w:val="0"/>
              <w:marTop w:val="0"/>
              <w:marBottom w:val="0"/>
              <w:divBdr>
                <w:top w:val="none" w:sz="0" w:space="0" w:color="auto"/>
                <w:left w:val="none" w:sz="0" w:space="0" w:color="auto"/>
                <w:bottom w:val="none" w:sz="0" w:space="0" w:color="auto"/>
                <w:right w:val="none" w:sz="0" w:space="0" w:color="auto"/>
              </w:divBdr>
            </w:div>
            <w:div w:id="479425512">
              <w:marLeft w:val="0"/>
              <w:marRight w:val="0"/>
              <w:marTop w:val="0"/>
              <w:marBottom w:val="0"/>
              <w:divBdr>
                <w:top w:val="none" w:sz="0" w:space="0" w:color="auto"/>
                <w:left w:val="none" w:sz="0" w:space="0" w:color="auto"/>
                <w:bottom w:val="none" w:sz="0" w:space="0" w:color="auto"/>
                <w:right w:val="none" w:sz="0" w:space="0" w:color="auto"/>
              </w:divBdr>
            </w:div>
            <w:div w:id="611324862">
              <w:marLeft w:val="0"/>
              <w:marRight w:val="0"/>
              <w:marTop w:val="0"/>
              <w:marBottom w:val="0"/>
              <w:divBdr>
                <w:top w:val="none" w:sz="0" w:space="0" w:color="auto"/>
                <w:left w:val="none" w:sz="0" w:space="0" w:color="auto"/>
                <w:bottom w:val="none" w:sz="0" w:space="0" w:color="auto"/>
                <w:right w:val="none" w:sz="0" w:space="0" w:color="auto"/>
              </w:divBdr>
            </w:div>
            <w:div w:id="1717895369">
              <w:marLeft w:val="0"/>
              <w:marRight w:val="0"/>
              <w:marTop w:val="0"/>
              <w:marBottom w:val="0"/>
              <w:divBdr>
                <w:top w:val="none" w:sz="0" w:space="0" w:color="auto"/>
                <w:left w:val="none" w:sz="0" w:space="0" w:color="auto"/>
                <w:bottom w:val="none" w:sz="0" w:space="0" w:color="auto"/>
                <w:right w:val="none" w:sz="0" w:space="0" w:color="auto"/>
              </w:divBdr>
            </w:div>
            <w:div w:id="826631235">
              <w:marLeft w:val="0"/>
              <w:marRight w:val="0"/>
              <w:marTop w:val="0"/>
              <w:marBottom w:val="0"/>
              <w:divBdr>
                <w:top w:val="none" w:sz="0" w:space="0" w:color="auto"/>
                <w:left w:val="none" w:sz="0" w:space="0" w:color="auto"/>
                <w:bottom w:val="none" w:sz="0" w:space="0" w:color="auto"/>
                <w:right w:val="none" w:sz="0" w:space="0" w:color="auto"/>
              </w:divBdr>
            </w:div>
            <w:div w:id="200672304">
              <w:marLeft w:val="0"/>
              <w:marRight w:val="0"/>
              <w:marTop w:val="0"/>
              <w:marBottom w:val="0"/>
              <w:divBdr>
                <w:top w:val="none" w:sz="0" w:space="0" w:color="auto"/>
                <w:left w:val="none" w:sz="0" w:space="0" w:color="auto"/>
                <w:bottom w:val="none" w:sz="0" w:space="0" w:color="auto"/>
                <w:right w:val="none" w:sz="0" w:space="0" w:color="auto"/>
              </w:divBdr>
            </w:div>
            <w:div w:id="820653000">
              <w:marLeft w:val="0"/>
              <w:marRight w:val="0"/>
              <w:marTop w:val="0"/>
              <w:marBottom w:val="0"/>
              <w:divBdr>
                <w:top w:val="none" w:sz="0" w:space="0" w:color="auto"/>
                <w:left w:val="none" w:sz="0" w:space="0" w:color="auto"/>
                <w:bottom w:val="none" w:sz="0" w:space="0" w:color="auto"/>
                <w:right w:val="none" w:sz="0" w:space="0" w:color="auto"/>
              </w:divBdr>
            </w:div>
            <w:div w:id="817766077">
              <w:marLeft w:val="0"/>
              <w:marRight w:val="0"/>
              <w:marTop w:val="0"/>
              <w:marBottom w:val="0"/>
              <w:divBdr>
                <w:top w:val="none" w:sz="0" w:space="0" w:color="auto"/>
                <w:left w:val="none" w:sz="0" w:space="0" w:color="auto"/>
                <w:bottom w:val="none" w:sz="0" w:space="0" w:color="auto"/>
                <w:right w:val="none" w:sz="0" w:space="0" w:color="auto"/>
              </w:divBdr>
            </w:div>
            <w:div w:id="1300724257">
              <w:marLeft w:val="0"/>
              <w:marRight w:val="0"/>
              <w:marTop w:val="0"/>
              <w:marBottom w:val="0"/>
              <w:divBdr>
                <w:top w:val="none" w:sz="0" w:space="0" w:color="auto"/>
                <w:left w:val="none" w:sz="0" w:space="0" w:color="auto"/>
                <w:bottom w:val="none" w:sz="0" w:space="0" w:color="auto"/>
                <w:right w:val="none" w:sz="0" w:space="0" w:color="auto"/>
              </w:divBdr>
            </w:div>
            <w:div w:id="43719855">
              <w:marLeft w:val="0"/>
              <w:marRight w:val="0"/>
              <w:marTop w:val="0"/>
              <w:marBottom w:val="0"/>
              <w:divBdr>
                <w:top w:val="none" w:sz="0" w:space="0" w:color="auto"/>
                <w:left w:val="none" w:sz="0" w:space="0" w:color="auto"/>
                <w:bottom w:val="none" w:sz="0" w:space="0" w:color="auto"/>
                <w:right w:val="none" w:sz="0" w:space="0" w:color="auto"/>
              </w:divBdr>
            </w:div>
            <w:div w:id="1885288068">
              <w:marLeft w:val="0"/>
              <w:marRight w:val="0"/>
              <w:marTop w:val="0"/>
              <w:marBottom w:val="0"/>
              <w:divBdr>
                <w:top w:val="none" w:sz="0" w:space="0" w:color="auto"/>
                <w:left w:val="none" w:sz="0" w:space="0" w:color="auto"/>
                <w:bottom w:val="none" w:sz="0" w:space="0" w:color="auto"/>
                <w:right w:val="none" w:sz="0" w:space="0" w:color="auto"/>
              </w:divBdr>
            </w:div>
            <w:div w:id="230384061">
              <w:marLeft w:val="0"/>
              <w:marRight w:val="0"/>
              <w:marTop w:val="0"/>
              <w:marBottom w:val="0"/>
              <w:divBdr>
                <w:top w:val="none" w:sz="0" w:space="0" w:color="auto"/>
                <w:left w:val="none" w:sz="0" w:space="0" w:color="auto"/>
                <w:bottom w:val="none" w:sz="0" w:space="0" w:color="auto"/>
                <w:right w:val="none" w:sz="0" w:space="0" w:color="auto"/>
              </w:divBdr>
            </w:div>
            <w:div w:id="1019815341">
              <w:marLeft w:val="0"/>
              <w:marRight w:val="0"/>
              <w:marTop w:val="0"/>
              <w:marBottom w:val="0"/>
              <w:divBdr>
                <w:top w:val="none" w:sz="0" w:space="0" w:color="auto"/>
                <w:left w:val="none" w:sz="0" w:space="0" w:color="auto"/>
                <w:bottom w:val="none" w:sz="0" w:space="0" w:color="auto"/>
                <w:right w:val="none" w:sz="0" w:space="0" w:color="auto"/>
              </w:divBdr>
            </w:div>
            <w:div w:id="48506529">
              <w:marLeft w:val="0"/>
              <w:marRight w:val="0"/>
              <w:marTop w:val="0"/>
              <w:marBottom w:val="0"/>
              <w:divBdr>
                <w:top w:val="none" w:sz="0" w:space="0" w:color="auto"/>
                <w:left w:val="none" w:sz="0" w:space="0" w:color="auto"/>
                <w:bottom w:val="none" w:sz="0" w:space="0" w:color="auto"/>
                <w:right w:val="none" w:sz="0" w:space="0" w:color="auto"/>
              </w:divBdr>
            </w:div>
            <w:div w:id="14236892">
              <w:marLeft w:val="0"/>
              <w:marRight w:val="0"/>
              <w:marTop w:val="0"/>
              <w:marBottom w:val="0"/>
              <w:divBdr>
                <w:top w:val="none" w:sz="0" w:space="0" w:color="auto"/>
                <w:left w:val="none" w:sz="0" w:space="0" w:color="auto"/>
                <w:bottom w:val="none" w:sz="0" w:space="0" w:color="auto"/>
                <w:right w:val="none" w:sz="0" w:space="0" w:color="auto"/>
              </w:divBdr>
            </w:div>
            <w:div w:id="1264264667">
              <w:marLeft w:val="0"/>
              <w:marRight w:val="0"/>
              <w:marTop w:val="0"/>
              <w:marBottom w:val="0"/>
              <w:divBdr>
                <w:top w:val="none" w:sz="0" w:space="0" w:color="auto"/>
                <w:left w:val="none" w:sz="0" w:space="0" w:color="auto"/>
                <w:bottom w:val="none" w:sz="0" w:space="0" w:color="auto"/>
                <w:right w:val="none" w:sz="0" w:space="0" w:color="auto"/>
              </w:divBdr>
            </w:div>
            <w:div w:id="1183015194">
              <w:marLeft w:val="0"/>
              <w:marRight w:val="0"/>
              <w:marTop w:val="0"/>
              <w:marBottom w:val="0"/>
              <w:divBdr>
                <w:top w:val="none" w:sz="0" w:space="0" w:color="auto"/>
                <w:left w:val="none" w:sz="0" w:space="0" w:color="auto"/>
                <w:bottom w:val="none" w:sz="0" w:space="0" w:color="auto"/>
                <w:right w:val="none" w:sz="0" w:space="0" w:color="auto"/>
              </w:divBdr>
            </w:div>
            <w:div w:id="1496915407">
              <w:marLeft w:val="0"/>
              <w:marRight w:val="0"/>
              <w:marTop w:val="0"/>
              <w:marBottom w:val="0"/>
              <w:divBdr>
                <w:top w:val="none" w:sz="0" w:space="0" w:color="auto"/>
                <w:left w:val="none" w:sz="0" w:space="0" w:color="auto"/>
                <w:bottom w:val="none" w:sz="0" w:space="0" w:color="auto"/>
                <w:right w:val="none" w:sz="0" w:space="0" w:color="auto"/>
              </w:divBdr>
            </w:div>
            <w:div w:id="319577349">
              <w:marLeft w:val="0"/>
              <w:marRight w:val="0"/>
              <w:marTop w:val="0"/>
              <w:marBottom w:val="0"/>
              <w:divBdr>
                <w:top w:val="none" w:sz="0" w:space="0" w:color="auto"/>
                <w:left w:val="none" w:sz="0" w:space="0" w:color="auto"/>
                <w:bottom w:val="none" w:sz="0" w:space="0" w:color="auto"/>
                <w:right w:val="none" w:sz="0" w:space="0" w:color="auto"/>
              </w:divBdr>
            </w:div>
            <w:div w:id="449204954">
              <w:marLeft w:val="0"/>
              <w:marRight w:val="0"/>
              <w:marTop w:val="0"/>
              <w:marBottom w:val="0"/>
              <w:divBdr>
                <w:top w:val="none" w:sz="0" w:space="0" w:color="auto"/>
                <w:left w:val="none" w:sz="0" w:space="0" w:color="auto"/>
                <w:bottom w:val="none" w:sz="0" w:space="0" w:color="auto"/>
                <w:right w:val="none" w:sz="0" w:space="0" w:color="auto"/>
              </w:divBdr>
            </w:div>
            <w:div w:id="636764884">
              <w:marLeft w:val="0"/>
              <w:marRight w:val="0"/>
              <w:marTop w:val="0"/>
              <w:marBottom w:val="0"/>
              <w:divBdr>
                <w:top w:val="none" w:sz="0" w:space="0" w:color="auto"/>
                <w:left w:val="none" w:sz="0" w:space="0" w:color="auto"/>
                <w:bottom w:val="none" w:sz="0" w:space="0" w:color="auto"/>
                <w:right w:val="none" w:sz="0" w:space="0" w:color="auto"/>
              </w:divBdr>
            </w:div>
            <w:div w:id="1698314814">
              <w:marLeft w:val="0"/>
              <w:marRight w:val="0"/>
              <w:marTop w:val="0"/>
              <w:marBottom w:val="0"/>
              <w:divBdr>
                <w:top w:val="none" w:sz="0" w:space="0" w:color="auto"/>
                <w:left w:val="none" w:sz="0" w:space="0" w:color="auto"/>
                <w:bottom w:val="none" w:sz="0" w:space="0" w:color="auto"/>
                <w:right w:val="none" w:sz="0" w:space="0" w:color="auto"/>
              </w:divBdr>
            </w:div>
            <w:div w:id="2131126146">
              <w:marLeft w:val="0"/>
              <w:marRight w:val="0"/>
              <w:marTop w:val="0"/>
              <w:marBottom w:val="0"/>
              <w:divBdr>
                <w:top w:val="none" w:sz="0" w:space="0" w:color="auto"/>
                <w:left w:val="none" w:sz="0" w:space="0" w:color="auto"/>
                <w:bottom w:val="none" w:sz="0" w:space="0" w:color="auto"/>
                <w:right w:val="none" w:sz="0" w:space="0" w:color="auto"/>
              </w:divBdr>
            </w:div>
            <w:div w:id="254948422">
              <w:marLeft w:val="0"/>
              <w:marRight w:val="0"/>
              <w:marTop w:val="0"/>
              <w:marBottom w:val="0"/>
              <w:divBdr>
                <w:top w:val="none" w:sz="0" w:space="0" w:color="auto"/>
                <w:left w:val="none" w:sz="0" w:space="0" w:color="auto"/>
                <w:bottom w:val="none" w:sz="0" w:space="0" w:color="auto"/>
                <w:right w:val="none" w:sz="0" w:space="0" w:color="auto"/>
              </w:divBdr>
            </w:div>
            <w:div w:id="2145845863">
              <w:marLeft w:val="0"/>
              <w:marRight w:val="0"/>
              <w:marTop w:val="0"/>
              <w:marBottom w:val="0"/>
              <w:divBdr>
                <w:top w:val="none" w:sz="0" w:space="0" w:color="auto"/>
                <w:left w:val="none" w:sz="0" w:space="0" w:color="auto"/>
                <w:bottom w:val="none" w:sz="0" w:space="0" w:color="auto"/>
                <w:right w:val="none" w:sz="0" w:space="0" w:color="auto"/>
              </w:divBdr>
            </w:div>
            <w:div w:id="931082625">
              <w:marLeft w:val="0"/>
              <w:marRight w:val="0"/>
              <w:marTop w:val="0"/>
              <w:marBottom w:val="0"/>
              <w:divBdr>
                <w:top w:val="none" w:sz="0" w:space="0" w:color="auto"/>
                <w:left w:val="none" w:sz="0" w:space="0" w:color="auto"/>
                <w:bottom w:val="none" w:sz="0" w:space="0" w:color="auto"/>
                <w:right w:val="none" w:sz="0" w:space="0" w:color="auto"/>
              </w:divBdr>
            </w:div>
            <w:div w:id="1198396461">
              <w:marLeft w:val="0"/>
              <w:marRight w:val="0"/>
              <w:marTop w:val="0"/>
              <w:marBottom w:val="0"/>
              <w:divBdr>
                <w:top w:val="none" w:sz="0" w:space="0" w:color="auto"/>
                <w:left w:val="none" w:sz="0" w:space="0" w:color="auto"/>
                <w:bottom w:val="none" w:sz="0" w:space="0" w:color="auto"/>
                <w:right w:val="none" w:sz="0" w:space="0" w:color="auto"/>
              </w:divBdr>
            </w:div>
            <w:div w:id="397674467">
              <w:marLeft w:val="0"/>
              <w:marRight w:val="0"/>
              <w:marTop w:val="0"/>
              <w:marBottom w:val="0"/>
              <w:divBdr>
                <w:top w:val="none" w:sz="0" w:space="0" w:color="auto"/>
                <w:left w:val="none" w:sz="0" w:space="0" w:color="auto"/>
                <w:bottom w:val="none" w:sz="0" w:space="0" w:color="auto"/>
                <w:right w:val="none" w:sz="0" w:space="0" w:color="auto"/>
              </w:divBdr>
            </w:div>
            <w:div w:id="481120003">
              <w:marLeft w:val="0"/>
              <w:marRight w:val="0"/>
              <w:marTop w:val="0"/>
              <w:marBottom w:val="0"/>
              <w:divBdr>
                <w:top w:val="none" w:sz="0" w:space="0" w:color="auto"/>
                <w:left w:val="none" w:sz="0" w:space="0" w:color="auto"/>
                <w:bottom w:val="none" w:sz="0" w:space="0" w:color="auto"/>
                <w:right w:val="none" w:sz="0" w:space="0" w:color="auto"/>
              </w:divBdr>
            </w:div>
            <w:div w:id="1073162593">
              <w:marLeft w:val="0"/>
              <w:marRight w:val="0"/>
              <w:marTop w:val="0"/>
              <w:marBottom w:val="0"/>
              <w:divBdr>
                <w:top w:val="none" w:sz="0" w:space="0" w:color="auto"/>
                <w:left w:val="none" w:sz="0" w:space="0" w:color="auto"/>
                <w:bottom w:val="none" w:sz="0" w:space="0" w:color="auto"/>
                <w:right w:val="none" w:sz="0" w:space="0" w:color="auto"/>
              </w:divBdr>
            </w:div>
            <w:div w:id="1969238653">
              <w:marLeft w:val="0"/>
              <w:marRight w:val="0"/>
              <w:marTop w:val="0"/>
              <w:marBottom w:val="0"/>
              <w:divBdr>
                <w:top w:val="none" w:sz="0" w:space="0" w:color="auto"/>
                <w:left w:val="none" w:sz="0" w:space="0" w:color="auto"/>
                <w:bottom w:val="none" w:sz="0" w:space="0" w:color="auto"/>
                <w:right w:val="none" w:sz="0" w:space="0" w:color="auto"/>
              </w:divBdr>
            </w:div>
            <w:div w:id="195705101">
              <w:marLeft w:val="0"/>
              <w:marRight w:val="0"/>
              <w:marTop w:val="0"/>
              <w:marBottom w:val="0"/>
              <w:divBdr>
                <w:top w:val="none" w:sz="0" w:space="0" w:color="auto"/>
                <w:left w:val="none" w:sz="0" w:space="0" w:color="auto"/>
                <w:bottom w:val="none" w:sz="0" w:space="0" w:color="auto"/>
                <w:right w:val="none" w:sz="0" w:space="0" w:color="auto"/>
              </w:divBdr>
            </w:div>
            <w:div w:id="1302223071">
              <w:marLeft w:val="0"/>
              <w:marRight w:val="0"/>
              <w:marTop w:val="0"/>
              <w:marBottom w:val="0"/>
              <w:divBdr>
                <w:top w:val="none" w:sz="0" w:space="0" w:color="auto"/>
                <w:left w:val="none" w:sz="0" w:space="0" w:color="auto"/>
                <w:bottom w:val="none" w:sz="0" w:space="0" w:color="auto"/>
                <w:right w:val="none" w:sz="0" w:space="0" w:color="auto"/>
              </w:divBdr>
            </w:div>
            <w:div w:id="254557946">
              <w:marLeft w:val="0"/>
              <w:marRight w:val="0"/>
              <w:marTop w:val="0"/>
              <w:marBottom w:val="0"/>
              <w:divBdr>
                <w:top w:val="none" w:sz="0" w:space="0" w:color="auto"/>
                <w:left w:val="none" w:sz="0" w:space="0" w:color="auto"/>
                <w:bottom w:val="none" w:sz="0" w:space="0" w:color="auto"/>
                <w:right w:val="none" w:sz="0" w:space="0" w:color="auto"/>
              </w:divBdr>
            </w:div>
            <w:div w:id="163204797">
              <w:marLeft w:val="0"/>
              <w:marRight w:val="0"/>
              <w:marTop w:val="0"/>
              <w:marBottom w:val="0"/>
              <w:divBdr>
                <w:top w:val="none" w:sz="0" w:space="0" w:color="auto"/>
                <w:left w:val="none" w:sz="0" w:space="0" w:color="auto"/>
                <w:bottom w:val="none" w:sz="0" w:space="0" w:color="auto"/>
                <w:right w:val="none" w:sz="0" w:space="0" w:color="auto"/>
              </w:divBdr>
            </w:div>
            <w:div w:id="1465275122">
              <w:marLeft w:val="0"/>
              <w:marRight w:val="0"/>
              <w:marTop w:val="0"/>
              <w:marBottom w:val="0"/>
              <w:divBdr>
                <w:top w:val="none" w:sz="0" w:space="0" w:color="auto"/>
                <w:left w:val="none" w:sz="0" w:space="0" w:color="auto"/>
                <w:bottom w:val="none" w:sz="0" w:space="0" w:color="auto"/>
                <w:right w:val="none" w:sz="0" w:space="0" w:color="auto"/>
              </w:divBdr>
            </w:div>
            <w:div w:id="763571058">
              <w:marLeft w:val="0"/>
              <w:marRight w:val="0"/>
              <w:marTop w:val="0"/>
              <w:marBottom w:val="0"/>
              <w:divBdr>
                <w:top w:val="none" w:sz="0" w:space="0" w:color="auto"/>
                <w:left w:val="none" w:sz="0" w:space="0" w:color="auto"/>
                <w:bottom w:val="none" w:sz="0" w:space="0" w:color="auto"/>
                <w:right w:val="none" w:sz="0" w:space="0" w:color="auto"/>
              </w:divBdr>
            </w:div>
            <w:div w:id="1219440127">
              <w:marLeft w:val="0"/>
              <w:marRight w:val="0"/>
              <w:marTop w:val="0"/>
              <w:marBottom w:val="0"/>
              <w:divBdr>
                <w:top w:val="none" w:sz="0" w:space="0" w:color="auto"/>
                <w:left w:val="none" w:sz="0" w:space="0" w:color="auto"/>
                <w:bottom w:val="none" w:sz="0" w:space="0" w:color="auto"/>
                <w:right w:val="none" w:sz="0" w:space="0" w:color="auto"/>
              </w:divBdr>
            </w:div>
            <w:div w:id="535626602">
              <w:marLeft w:val="0"/>
              <w:marRight w:val="0"/>
              <w:marTop w:val="0"/>
              <w:marBottom w:val="0"/>
              <w:divBdr>
                <w:top w:val="none" w:sz="0" w:space="0" w:color="auto"/>
                <w:left w:val="none" w:sz="0" w:space="0" w:color="auto"/>
                <w:bottom w:val="none" w:sz="0" w:space="0" w:color="auto"/>
                <w:right w:val="none" w:sz="0" w:space="0" w:color="auto"/>
              </w:divBdr>
            </w:div>
            <w:div w:id="334187090">
              <w:marLeft w:val="0"/>
              <w:marRight w:val="0"/>
              <w:marTop w:val="0"/>
              <w:marBottom w:val="0"/>
              <w:divBdr>
                <w:top w:val="none" w:sz="0" w:space="0" w:color="auto"/>
                <w:left w:val="none" w:sz="0" w:space="0" w:color="auto"/>
                <w:bottom w:val="none" w:sz="0" w:space="0" w:color="auto"/>
                <w:right w:val="none" w:sz="0" w:space="0" w:color="auto"/>
              </w:divBdr>
            </w:div>
            <w:div w:id="1456024683">
              <w:marLeft w:val="0"/>
              <w:marRight w:val="0"/>
              <w:marTop w:val="0"/>
              <w:marBottom w:val="0"/>
              <w:divBdr>
                <w:top w:val="none" w:sz="0" w:space="0" w:color="auto"/>
                <w:left w:val="none" w:sz="0" w:space="0" w:color="auto"/>
                <w:bottom w:val="none" w:sz="0" w:space="0" w:color="auto"/>
                <w:right w:val="none" w:sz="0" w:space="0" w:color="auto"/>
              </w:divBdr>
            </w:div>
            <w:div w:id="532228068">
              <w:marLeft w:val="0"/>
              <w:marRight w:val="0"/>
              <w:marTop w:val="0"/>
              <w:marBottom w:val="0"/>
              <w:divBdr>
                <w:top w:val="none" w:sz="0" w:space="0" w:color="auto"/>
                <w:left w:val="none" w:sz="0" w:space="0" w:color="auto"/>
                <w:bottom w:val="none" w:sz="0" w:space="0" w:color="auto"/>
                <w:right w:val="none" w:sz="0" w:space="0" w:color="auto"/>
              </w:divBdr>
            </w:div>
            <w:div w:id="1823154911">
              <w:marLeft w:val="0"/>
              <w:marRight w:val="0"/>
              <w:marTop w:val="0"/>
              <w:marBottom w:val="0"/>
              <w:divBdr>
                <w:top w:val="none" w:sz="0" w:space="0" w:color="auto"/>
                <w:left w:val="none" w:sz="0" w:space="0" w:color="auto"/>
                <w:bottom w:val="none" w:sz="0" w:space="0" w:color="auto"/>
                <w:right w:val="none" w:sz="0" w:space="0" w:color="auto"/>
              </w:divBdr>
            </w:div>
            <w:div w:id="1624341684">
              <w:marLeft w:val="0"/>
              <w:marRight w:val="0"/>
              <w:marTop w:val="0"/>
              <w:marBottom w:val="0"/>
              <w:divBdr>
                <w:top w:val="none" w:sz="0" w:space="0" w:color="auto"/>
                <w:left w:val="none" w:sz="0" w:space="0" w:color="auto"/>
                <w:bottom w:val="none" w:sz="0" w:space="0" w:color="auto"/>
                <w:right w:val="none" w:sz="0" w:space="0" w:color="auto"/>
              </w:divBdr>
            </w:div>
            <w:div w:id="1090275167">
              <w:marLeft w:val="0"/>
              <w:marRight w:val="0"/>
              <w:marTop w:val="0"/>
              <w:marBottom w:val="0"/>
              <w:divBdr>
                <w:top w:val="none" w:sz="0" w:space="0" w:color="auto"/>
                <w:left w:val="none" w:sz="0" w:space="0" w:color="auto"/>
                <w:bottom w:val="none" w:sz="0" w:space="0" w:color="auto"/>
                <w:right w:val="none" w:sz="0" w:space="0" w:color="auto"/>
              </w:divBdr>
            </w:div>
            <w:div w:id="426540880">
              <w:marLeft w:val="0"/>
              <w:marRight w:val="0"/>
              <w:marTop w:val="0"/>
              <w:marBottom w:val="0"/>
              <w:divBdr>
                <w:top w:val="none" w:sz="0" w:space="0" w:color="auto"/>
                <w:left w:val="none" w:sz="0" w:space="0" w:color="auto"/>
                <w:bottom w:val="none" w:sz="0" w:space="0" w:color="auto"/>
                <w:right w:val="none" w:sz="0" w:space="0" w:color="auto"/>
              </w:divBdr>
            </w:div>
            <w:div w:id="1233660137">
              <w:marLeft w:val="0"/>
              <w:marRight w:val="0"/>
              <w:marTop w:val="0"/>
              <w:marBottom w:val="0"/>
              <w:divBdr>
                <w:top w:val="none" w:sz="0" w:space="0" w:color="auto"/>
                <w:left w:val="none" w:sz="0" w:space="0" w:color="auto"/>
                <w:bottom w:val="none" w:sz="0" w:space="0" w:color="auto"/>
                <w:right w:val="none" w:sz="0" w:space="0" w:color="auto"/>
              </w:divBdr>
            </w:div>
            <w:div w:id="432284439">
              <w:marLeft w:val="0"/>
              <w:marRight w:val="0"/>
              <w:marTop w:val="0"/>
              <w:marBottom w:val="0"/>
              <w:divBdr>
                <w:top w:val="none" w:sz="0" w:space="0" w:color="auto"/>
                <w:left w:val="none" w:sz="0" w:space="0" w:color="auto"/>
                <w:bottom w:val="none" w:sz="0" w:space="0" w:color="auto"/>
                <w:right w:val="none" w:sz="0" w:space="0" w:color="auto"/>
              </w:divBdr>
            </w:div>
            <w:div w:id="1160460661">
              <w:marLeft w:val="0"/>
              <w:marRight w:val="0"/>
              <w:marTop w:val="0"/>
              <w:marBottom w:val="0"/>
              <w:divBdr>
                <w:top w:val="none" w:sz="0" w:space="0" w:color="auto"/>
                <w:left w:val="none" w:sz="0" w:space="0" w:color="auto"/>
                <w:bottom w:val="none" w:sz="0" w:space="0" w:color="auto"/>
                <w:right w:val="none" w:sz="0" w:space="0" w:color="auto"/>
              </w:divBdr>
            </w:div>
            <w:div w:id="1594237843">
              <w:marLeft w:val="0"/>
              <w:marRight w:val="0"/>
              <w:marTop w:val="0"/>
              <w:marBottom w:val="0"/>
              <w:divBdr>
                <w:top w:val="none" w:sz="0" w:space="0" w:color="auto"/>
                <w:left w:val="none" w:sz="0" w:space="0" w:color="auto"/>
                <w:bottom w:val="none" w:sz="0" w:space="0" w:color="auto"/>
                <w:right w:val="none" w:sz="0" w:space="0" w:color="auto"/>
              </w:divBdr>
            </w:div>
            <w:div w:id="1551843986">
              <w:marLeft w:val="0"/>
              <w:marRight w:val="0"/>
              <w:marTop w:val="0"/>
              <w:marBottom w:val="0"/>
              <w:divBdr>
                <w:top w:val="none" w:sz="0" w:space="0" w:color="auto"/>
                <w:left w:val="none" w:sz="0" w:space="0" w:color="auto"/>
                <w:bottom w:val="none" w:sz="0" w:space="0" w:color="auto"/>
                <w:right w:val="none" w:sz="0" w:space="0" w:color="auto"/>
              </w:divBdr>
            </w:div>
            <w:div w:id="1740326439">
              <w:marLeft w:val="0"/>
              <w:marRight w:val="0"/>
              <w:marTop w:val="0"/>
              <w:marBottom w:val="0"/>
              <w:divBdr>
                <w:top w:val="none" w:sz="0" w:space="0" w:color="auto"/>
                <w:left w:val="none" w:sz="0" w:space="0" w:color="auto"/>
                <w:bottom w:val="none" w:sz="0" w:space="0" w:color="auto"/>
                <w:right w:val="none" w:sz="0" w:space="0" w:color="auto"/>
              </w:divBdr>
            </w:div>
            <w:div w:id="1875338063">
              <w:marLeft w:val="0"/>
              <w:marRight w:val="0"/>
              <w:marTop w:val="0"/>
              <w:marBottom w:val="0"/>
              <w:divBdr>
                <w:top w:val="none" w:sz="0" w:space="0" w:color="auto"/>
                <w:left w:val="none" w:sz="0" w:space="0" w:color="auto"/>
                <w:bottom w:val="none" w:sz="0" w:space="0" w:color="auto"/>
                <w:right w:val="none" w:sz="0" w:space="0" w:color="auto"/>
              </w:divBdr>
            </w:div>
            <w:div w:id="1547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13000">
      <w:bodyDiv w:val="1"/>
      <w:marLeft w:val="0"/>
      <w:marRight w:val="0"/>
      <w:marTop w:val="0"/>
      <w:marBottom w:val="0"/>
      <w:divBdr>
        <w:top w:val="none" w:sz="0" w:space="0" w:color="auto"/>
        <w:left w:val="none" w:sz="0" w:space="0" w:color="auto"/>
        <w:bottom w:val="none" w:sz="0" w:space="0" w:color="auto"/>
        <w:right w:val="none" w:sz="0" w:space="0" w:color="auto"/>
      </w:divBdr>
      <w:divsChild>
        <w:div w:id="897937532">
          <w:marLeft w:val="0"/>
          <w:marRight w:val="0"/>
          <w:marTop w:val="0"/>
          <w:marBottom w:val="0"/>
          <w:divBdr>
            <w:top w:val="none" w:sz="0" w:space="0" w:color="auto"/>
            <w:left w:val="none" w:sz="0" w:space="0" w:color="auto"/>
            <w:bottom w:val="none" w:sz="0" w:space="0" w:color="auto"/>
            <w:right w:val="none" w:sz="0" w:space="0" w:color="auto"/>
          </w:divBdr>
          <w:divsChild>
            <w:div w:id="827403206">
              <w:marLeft w:val="0"/>
              <w:marRight w:val="0"/>
              <w:marTop w:val="0"/>
              <w:marBottom w:val="0"/>
              <w:divBdr>
                <w:top w:val="none" w:sz="0" w:space="0" w:color="auto"/>
                <w:left w:val="none" w:sz="0" w:space="0" w:color="auto"/>
                <w:bottom w:val="none" w:sz="0" w:space="0" w:color="auto"/>
                <w:right w:val="none" w:sz="0" w:space="0" w:color="auto"/>
              </w:divBdr>
            </w:div>
            <w:div w:id="1472401262">
              <w:marLeft w:val="0"/>
              <w:marRight w:val="0"/>
              <w:marTop w:val="0"/>
              <w:marBottom w:val="0"/>
              <w:divBdr>
                <w:top w:val="none" w:sz="0" w:space="0" w:color="auto"/>
                <w:left w:val="none" w:sz="0" w:space="0" w:color="auto"/>
                <w:bottom w:val="none" w:sz="0" w:space="0" w:color="auto"/>
                <w:right w:val="none" w:sz="0" w:space="0" w:color="auto"/>
              </w:divBdr>
            </w:div>
            <w:div w:id="182019266">
              <w:marLeft w:val="0"/>
              <w:marRight w:val="0"/>
              <w:marTop w:val="0"/>
              <w:marBottom w:val="0"/>
              <w:divBdr>
                <w:top w:val="none" w:sz="0" w:space="0" w:color="auto"/>
                <w:left w:val="none" w:sz="0" w:space="0" w:color="auto"/>
                <w:bottom w:val="none" w:sz="0" w:space="0" w:color="auto"/>
                <w:right w:val="none" w:sz="0" w:space="0" w:color="auto"/>
              </w:divBdr>
            </w:div>
            <w:div w:id="463735830">
              <w:marLeft w:val="0"/>
              <w:marRight w:val="0"/>
              <w:marTop w:val="0"/>
              <w:marBottom w:val="0"/>
              <w:divBdr>
                <w:top w:val="none" w:sz="0" w:space="0" w:color="auto"/>
                <w:left w:val="none" w:sz="0" w:space="0" w:color="auto"/>
                <w:bottom w:val="none" w:sz="0" w:space="0" w:color="auto"/>
                <w:right w:val="none" w:sz="0" w:space="0" w:color="auto"/>
              </w:divBdr>
            </w:div>
            <w:div w:id="760374877">
              <w:marLeft w:val="0"/>
              <w:marRight w:val="0"/>
              <w:marTop w:val="0"/>
              <w:marBottom w:val="0"/>
              <w:divBdr>
                <w:top w:val="none" w:sz="0" w:space="0" w:color="auto"/>
                <w:left w:val="none" w:sz="0" w:space="0" w:color="auto"/>
                <w:bottom w:val="none" w:sz="0" w:space="0" w:color="auto"/>
                <w:right w:val="none" w:sz="0" w:space="0" w:color="auto"/>
              </w:divBdr>
            </w:div>
            <w:div w:id="770324343">
              <w:marLeft w:val="0"/>
              <w:marRight w:val="0"/>
              <w:marTop w:val="0"/>
              <w:marBottom w:val="0"/>
              <w:divBdr>
                <w:top w:val="none" w:sz="0" w:space="0" w:color="auto"/>
                <w:left w:val="none" w:sz="0" w:space="0" w:color="auto"/>
                <w:bottom w:val="none" w:sz="0" w:space="0" w:color="auto"/>
                <w:right w:val="none" w:sz="0" w:space="0" w:color="auto"/>
              </w:divBdr>
            </w:div>
            <w:div w:id="1879850730">
              <w:marLeft w:val="0"/>
              <w:marRight w:val="0"/>
              <w:marTop w:val="0"/>
              <w:marBottom w:val="0"/>
              <w:divBdr>
                <w:top w:val="none" w:sz="0" w:space="0" w:color="auto"/>
                <w:left w:val="none" w:sz="0" w:space="0" w:color="auto"/>
                <w:bottom w:val="none" w:sz="0" w:space="0" w:color="auto"/>
                <w:right w:val="none" w:sz="0" w:space="0" w:color="auto"/>
              </w:divBdr>
            </w:div>
            <w:div w:id="917831846">
              <w:marLeft w:val="0"/>
              <w:marRight w:val="0"/>
              <w:marTop w:val="0"/>
              <w:marBottom w:val="0"/>
              <w:divBdr>
                <w:top w:val="none" w:sz="0" w:space="0" w:color="auto"/>
                <w:left w:val="none" w:sz="0" w:space="0" w:color="auto"/>
                <w:bottom w:val="none" w:sz="0" w:space="0" w:color="auto"/>
                <w:right w:val="none" w:sz="0" w:space="0" w:color="auto"/>
              </w:divBdr>
            </w:div>
            <w:div w:id="1674263788">
              <w:marLeft w:val="0"/>
              <w:marRight w:val="0"/>
              <w:marTop w:val="0"/>
              <w:marBottom w:val="0"/>
              <w:divBdr>
                <w:top w:val="none" w:sz="0" w:space="0" w:color="auto"/>
                <w:left w:val="none" w:sz="0" w:space="0" w:color="auto"/>
                <w:bottom w:val="none" w:sz="0" w:space="0" w:color="auto"/>
                <w:right w:val="none" w:sz="0" w:space="0" w:color="auto"/>
              </w:divBdr>
            </w:div>
            <w:div w:id="1299799698">
              <w:marLeft w:val="0"/>
              <w:marRight w:val="0"/>
              <w:marTop w:val="0"/>
              <w:marBottom w:val="0"/>
              <w:divBdr>
                <w:top w:val="none" w:sz="0" w:space="0" w:color="auto"/>
                <w:left w:val="none" w:sz="0" w:space="0" w:color="auto"/>
                <w:bottom w:val="none" w:sz="0" w:space="0" w:color="auto"/>
                <w:right w:val="none" w:sz="0" w:space="0" w:color="auto"/>
              </w:divBdr>
            </w:div>
            <w:div w:id="603655586">
              <w:marLeft w:val="0"/>
              <w:marRight w:val="0"/>
              <w:marTop w:val="0"/>
              <w:marBottom w:val="0"/>
              <w:divBdr>
                <w:top w:val="none" w:sz="0" w:space="0" w:color="auto"/>
                <w:left w:val="none" w:sz="0" w:space="0" w:color="auto"/>
                <w:bottom w:val="none" w:sz="0" w:space="0" w:color="auto"/>
                <w:right w:val="none" w:sz="0" w:space="0" w:color="auto"/>
              </w:divBdr>
            </w:div>
            <w:div w:id="122160463">
              <w:marLeft w:val="0"/>
              <w:marRight w:val="0"/>
              <w:marTop w:val="0"/>
              <w:marBottom w:val="0"/>
              <w:divBdr>
                <w:top w:val="none" w:sz="0" w:space="0" w:color="auto"/>
                <w:left w:val="none" w:sz="0" w:space="0" w:color="auto"/>
                <w:bottom w:val="none" w:sz="0" w:space="0" w:color="auto"/>
                <w:right w:val="none" w:sz="0" w:space="0" w:color="auto"/>
              </w:divBdr>
            </w:div>
            <w:div w:id="935134897">
              <w:marLeft w:val="0"/>
              <w:marRight w:val="0"/>
              <w:marTop w:val="0"/>
              <w:marBottom w:val="0"/>
              <w:divBdr>
                <w:top w:val="none" w:sz="0" w:space="0" w:color="auto"/>
                <w:left w:val="none" w:sz="0" w:space="0" w:color="auto"/>
                <w:bottom w:val="none" w:sz="0" w:space="0" w:color="auto"/>
                <w:right w:val="none" w:sz="0" w:space="0" w:color="auto"/>
              </w:divBdr>
            </w:div>
            <w:div w:id="1311861609">
              <w:marLeft w:val="0"/>
              <w:marRight w:val="0"/>
              <w:marTop w:val="0"/>
              <w:marBottom w:val="0"/>
              <w:divBdr>
                <w:top w:val="none" w:sz="0" w:space="0" w:color="auto"/>
                <w:left w:val="none" w:sz="0" w:space="0" w:color="auto"/>
                <w:bottom w:val="none" w:sz="0" w:space="0" w:color="auto"/>
                <w:right w:val="none" w:sz="0" w:space="0" w:color="auto"/>
              </w:divBdr>
            </w:div>
            <w:div w:id="1265529808">
              <w:marLeft w:val="0"/>
              <w:marRight w:val="0"/>
              <w:marTop w:val="0"/>
              <w:marBottom w:val="0"/>
              <w:divBdr>
                <w:top w:val="none" w:sz="0" w:space="0" w:color="auto"/>
                <w:left w:val="none" w:sz="0" w:space="0" w:color="auto"/>
                <w:bottom w:val="none" w:sz="0" w:space="0" w:color="auto"/>
                <w:right w:val="none" w:sz="0" w:space="0" w:color="auto"/>
              </w:divBdr>
            </w:div>
            <w:div w:id="477500832">
              <w:marLeft w:val="0"/>
              <w:marRight w:val="0"/>
              <w:marTop w:val="0"/>
              <w:marBottom w:val="0"/>
              <w:divBdr>
                <w:top w:val="none" w:sz="0" w:space="0" w:color="auto"/>
                <w:left w:val="none" w:sz="0" w:space="0" w:color="auto"/>
                <w:bottom w:val="none" w:sz="0" w:space="0" w:color="auto"/>
                <w:right w:val="none" w:sz="0" w:space="0" w:color="auto"/>
              </w:divBdr>
            </w:div>
            <w:div w:id="782578478">
              <w:marLeft w:val="0"/>
              <w:marRight w:val="0"/>
              <w:marTop w:val="0"/>
              <w:marBottom w:val="0"/>
              <w:divBdr>
                <w:top w:val="none" w:sz="0" w:space="0" w:color="auto"/>
                <w:left w:val="none" w:sz="0" w:space="0" w:color="auto"/>
                <w:bottom w:val="none" w:sz="0" w:space="0" w:color="auto"/>
                <w:right w:val="none" w:sz="0" w:space="0" w:color="auto"/>
              </w:divBdr>
            </w:div>
            <w:div w:id="209155376">
              <w:marLeft w:val="0"/>
              <w:marRight w:val="0"/>
              <w:marTop w:val="0"/>
              <w:marBottom w:val="0"/>
              <w:divBdr>
                <w:top w:val="none" w:sz="0" w:space="0" w:color="auto"/>
                <w:left w:val="none" w:sz="0" w:space="0" w:color="auto"/>
                <w:bottom w:val="none" w:sz="0" w:space="0" w:color="auto"/>
                <w:right w:val="none" w:sz="0" w:space="0" w:color="auto"/>
              </w:divBdr>
            </w:div>
            <w:div w:id="1425031816">
              <w:marLeft w:val="0"/>
              <w:marRight w:val="0"/>
              <w:marTop w:val="0"/>
              <w:marBottom w:val="0"/>
              <w:divBdr>
                <w:top w:val="none" w:sz="0" w:space="0" w:color="auto"/>
                <w:left w:val="none" w:sz="0" w:space="0" w:color="auto"/>
                <w:bottom w:val="none" w:sz="0" w:space="0" w:color="auto"/>
                <w:right w:val="none" w:sz="0" w:space="0" w:color="auto"/>
              </w:divBdr>
            </w:div>
            <w:div w:id="15347504">
              <w:marLeft w:val="0"/>
              <w:marRight w:val="0"/>
              <w:marTop w:val="0"/>
              <w:marBottom w:val="0"/>
              <w:divBdr>
                <w:top w:val="none" w:sz="0" w:space="0" w:color="auto"/>
                <w:left w:val="none" w:sz="0" w:space="0" w:color="auto"/>
                <w:bottom w:val="none" w:sz="0" w:space="0" w:color="auto"/>
                <w:right w:val="none" w:sz="0" w:space="0" w:color="auto"/>
              </w:divBdr>
            </w:div>
            <w:div w:id="1349453722">
              <w:marLeft w:val="0"/>
              <w:marRight w:val="0"/>
              <w:marTop w:val="0"/>
              <w:marBottom w:val="0"/>
              <w:divBdr>
                <w:top w:val="none" w:sz="0" w:space="0" w:color="auto"/>
                <w:left w:val="none" w:sz="0" w:space="0" w:color="auto"/>
                <w:bottom w:val="none" w:sz="0" w:space="0" w:color="auto"/>
                <w:right w:val="none" w:sz="0" w:space="0" w:color="auto"/>
              </w:divBdr>
            </w:div>
            <w:div w:id="586307263">
              <w:marLeft w:val="0"/>
              <w:marRight w:val="0"/>
              <w:marTop w:val="0"/>
              <w:marBottom w:val="0"/>
              <w:divBdr>
                <w:top w:val="none" w:sz="0" w:space="0" w:color="auto"/>
                <w:left w:val="none" w:sz="0" w:space="0" w:color="auto"/>
                <w:bottom w:val="none" w:sz="0" w:space="0" w:color="auto"/>
                <w:right w:val="none" w:sz="0" w:space="0" w:color="auto"/>
              </w:divBdr>
            </w:div>
            <w:div w:id="2018190662">
              <w:marLeft w:val="0"/>
              <w:marRight w:val="0"/>
              <w:marTop w:val="0"/>
              <w:marBottom w:val="0"/>
              <w:divBdr>
                <w:top w:val="none" w:sz="0" w:space="0" w:color="auto"/>
                <w:left w:val="none" w:sz="0" w:space="0" w:color="auto"/>
                <w:bottom w:val="none" w:sz="0" w:space="0" w:color="auto"/>
                <w:right w:val="none" w:sz="0" w:space="0" w:color="auto"/>
              </w:divBdr>
            </w:div>
            <w:div w:id="1963027473">
              <w:marLeft w:val="0"/>
              <w:marRight w:val="0"/>
              <w:marTop w:val="0"/>
              <w:marBottom w:val="0"/>
              <w:divBdr>
                <w:top w:val="none" w:sz="0" w:space="0" w:color="auto"/>
                <w:left w:val="none" w:sz="0" w:space="0" w:color="auto"/>
                <w:bottom w:val="none" w:sz="0" w:space="0" w:color="auto"/>
                <w:right w:val="none" w:sz="0" w:space="0" w:color="auto"/>
              </w:divBdr>
            </w:div>
            <w:div w:id="1926183468">
              <w:marLeft w:val="0"/>
              <w:marRight w:val="0"/>
              <w:marTop w:val="0"/>
              <w:marBottom w:val="0"/>
              <w:divBdr>
                <w:top w:val="none" w:sz="0" w:space="0" w:color="auto"/>
                <w:left w:val="none" w:sz="0" w:space="0" w:color="auto"/>
                <w:bottom w:val="none" w:sz="0" w:space="0" w:color="auto"/>
                <w:right w:val="none" w:sz="0" w:space="0" w:color="auto"/>
              </w:divBdr>
            </w:div>
            <w:div w:id="1133599118">
              <w:marLeft w:val="0"/>
              <w:marRight w:val="0"/>
              <w:marTop w:val="0"/>
              <w:marBottom w:val="0"/>
              <w:divBdr>
                <w:top w:val="none" w:sz="0" w:space="0" w:color="auto"/>
                <w:left w:val="none" w:sz="0" w:space="0" w:color="auto"/>
                <w:bottom w:val="none" w:sz="0" w:space="0" w:color="auto"/>
                <w:right w:val="none" w:sz="0" w:space="0" w:color="auto"/>
              </w:divBdr>
            </w:div>
            <w:div w:id="978611596">
              <w:marLeft w:val="0"/>
              <w:marRight w:val="0"/>
              <w:marTop w:val="0"/>
              <w:marBottom w:val="0"/>
              <w:divBdr>
                <w:top w:val="none" w:sz="0" w:space="0" w:color="auto"/>
                <w:left w:val="none" w:sz="0" w:space="0" w:color="auto"/>
                <w:bottom w:val="none" w:sz="0" w:space="0" w:color="auto"/>
                <w:right w:val="none" w:sz="0" w:space="0" w:color="auto"/>
              </w:divBdr>
            </w:div>
            <w:div w:id="1278216953">
              <w:marLeft w:val="0"/>
              <w:marRight w:val="0"/>
              <w:marTop w:val="0"/>
              <w:marBottom w:val="0"/>
              <w:divBdr>
                <w:top w:val="none" w:sz="0" w:space="0" w:color="auto"/>
                <w:left w:val="none" w:sz="0" w:space="0" w:color="auto"/>
                <w:bottom w:val="none" w:sz="0" w:space="0" w:color="auto"/>
                <w:right w:val="none" w:sz="0" w:space="0" w:color="auto"/>
              </w:divBdr>
            </w:div>
            <w:div w:id="50811312">
              <w:marLeft w:val="0"/>
              <w:marRight w:val="0"/>
              <w:marTop w:val="0"/>
              <w:marBottom w:val="0"/>
              <w:divBdr>
                <w:top w:val="none" w:sz="0" w:space="0" w:color="auto"/>
                <w:left w:val="none" w:sz="0" w:space="0" w:color="auto"/>
                <w:bottom w:val="none" w:sz="0" w:space="0" w:color="auto"/>
                <w:right w:val="none" w:sz="0" w:space="0" w:color="auto"/>
              </w:divBdr>
            </w:div>
            <w:div w:id="1567111689">
              <w:marLeft w:val="0"/>
              <w:marRight w:val="0"/>
              <w:marTop w:val="0"/>
              <w:marBottom w:val="0"/>
              <w:divBdr>
                <w:top w:val="none" w:sz="0" w:space="0" w:color="auto"/>
                <w:left w:val="none" w:sz="0" w:space="0" w:color="auto"/>
                <w:bottom w:val="none" w:sz="0" w:space="0" w:color="auto"/>
                <w:right w:val="none" w:sz="0" w:space="0" w:color="auto"/>
              </w:divBdr>
            </w:div>
            <w:div w:id="370157550">
              <w:marLeft w:val="0"/>
              <w:marRight w:val="0"/>
              <w:marTop w:val="0"/>
              <w:marBottom w:val="0"/>
              <w:divBdr>
                <w:top w:val="none" w:sz="0" w:space="0" w:color="auto"/>
                <w:left w:val="none" w:sz="0" w:space="0" w:color="auto"/>
                <w:bottom w:val="none" w:sz="0" w:space="0" w:color="auto"/>
                <w:right w:val="none" w:sz="0" w:space="0" w:color="auto"/>
              </w:divBdr>
            </w:div>
            <w:div w:id="1729375380">
              <w:marLeft w:val="0"/>
              <w:marRight w:val="0"/>
              <w:marTop w:val="0"/>
              <w:marBottom w:val="0"/>
              <w:divBdr>
                <w:top w:val="none" w:sz="0" w:space="0" w:color="auto"/>
                <w:left w:val="none" w:sz="0" w:space="0" w:color="auto"/>
                <w:bottom w:val="none" w:sz="0" w:space="0" w:color="auto"/>
                <w:right w:val="none" w:sz="0" w:space="0" w:color="auto"/>
              </w:divBdr>
            </w:div>
            <w:div w:id="913248591">
              <w:marLeft w:val="0"/>
              <w:marRight w:val="0"/>
              <w:marTop w:val="0"/>
              <w:marBottom w:val="0"/>
              <w:divBdr>
                <w:top w:val="none" w:sz="0" w:space="0" w:color="auto"/>
                <w:left w:val="none" w:sz="0" w:space="0" w:color="auto"/>
                <w:bottom w:val="none" w:sz="0" w:space="0" w:color="auto"/>
                <w:right w:val="none" w:sz="0" w:space="0" w:color="auto"/>
              </w:divBdr>
            </w:div>
            <w:div w:id="227034761">
              <w:marLeft w:val="0"/>
              <w:marRight w:val="0"/>
              <w:marTop w:val="0"/>
              <w:marBottom w:val="0"/>
              <w:divBdr>
                <w:top w:val="none" w:sz="0" w:space="0" w:color="auto"/>
                <w:left w:val="none" w:sz="0" w:space="0" w:color="auto"/>
                <w:bottom w:val="none" w:sz="0" w:space="0" w:color="auto"/>
                <w:right w:val="none" w:sz="0" w:space="0" w:color="auto"/>
              </w:divBdr>
            </w:div>
            <w:div w:id="302665750">
              <w:marLeft w:val="0"/>
              <w:marRight w:val="0"/>
              <w:marTop w:val="0"/>
              <w:marBottom w:val="0"/>
              <w:divBdr>
                <w:top w:val="none" w:sz="0" w:space="0" w:color="auto"/>
                <w:left w:val="none" w:sz="0" w:space="0" w:color="auto"/>
                <w:bottom w:val="none" w:sz="0" w:space="0" w:color="auto"/>
                <w:right w:val="none" w:sz="0" w:space="0" w:color="auto"/>
              </w:divBdr>
            </w:div>
            <w:div w:id="1932546537">
              <w:marLeft w:val="0"/>
              <w:marRight w:val="0"/>
              <w:marTop w:val="0"/>
              <w:marBottom w:val="0"/>
              <w:divBdr>
                <w:top w:val="none" w:sz="0" w:space="0" w:color="auto"/>
                <w:left w:val="none" w:sz="0" w:space="0" w:color="auto"/>
                <w:bottom w:val="none" w:sz="0" w:space="0" w:color="auto"/>
                <w:right w:val="none" w:sz="0" w:space="0" w:color="auto"/>
              </w:divBdr>
            </w:div>
            <w:div w:id="1835297964">
              <w:marLeft w:val="0"/>
              <w:marRight w:val="0"/>
              <w:marTop w:val="0"/>
              <w:marBottom w:val="0"/>
              <w:divBdr>
                <w:top w:val="none" w:sz="0" w:space="0" w:color="auto"/>
                <w:left w:val="none" w:sz="0" w:space="0" w:color="auto"/>
                <w:bottom w:val="none" w:sz="0" w:space="0" w:color="auto"/>
                <w:right w:val="none" w:sz="0" w:space="0" w:color="auto"/>
              </w:divBdr>
            </w:div>
            <w:div w:id="1011493065">
              <w:marLeft w:val="0"/>
              <w:marRight w:val="0"/>
              <w:marTop w:val="0"/>
              <w:marBottom w:val="0"/>
              <w:divBdr>
                <w:top w:val="none" w:sz="0" w:space="0" w:color="auto"/>
                <w:left w:val="none" w:sz="0" w:space="0" w:color="auto"/>
                <w:bottom w:val="none" w:sz="0" w:space="0" w:color="auto"/>
                <w:right w:val="none" w:sz="0" w:space="0" w:color="auto"/>
              </w:divBdr>
            </w:div>
            <w:div w:id="737896458">
              <w:marLeft w:val="0"/>
              <w:marRight w:val="0"/>
              <w:marTop w:val="0"/>
              <w:marBottom w:val="0"/>
              <w:divBdr>
                <w:top w:val="none" w:sz="0" w:space="0" w:color="auto"/>
                <w:left w:val="none" w:sz="0" w:space="0" w:color="auto"/>
                <w:bottom w:val="none" w:sz="0" w:space="0" w:color="auto"/>
                <w:right w:val="none" w:sz="0" w:space="0" w:color="auto"/>
              </w:divBdr>
            </w:div>
            <w:div w:id="1646157903">
              <w:marLeft w:val="0"/>
              <w:marRight w:val="0"/>
              <w:marTop w:val="0"/>
              <w:marBottom w:val="0"/>
              <w:divBdr>
                <w:top w:val="none" w:sz="0" w:space="0" w:color="auto"/>
                <w:left w:val="none" w:sz="0" w:space="0" w:color="auto"/>
                <w:bottom w:val="none" w:sz="0" w:space="0" w:color="auto"/>
                <w:right w:val="none" w:sz="0" w:space="0" w:color="auto"/>
              </w:divBdr>
            </w:div>
            <w:div w:id="1539704391">
              <w:marLeft w:val="0"/>
              <w:marRight w:val="0"/>
              <w:marTop w:val="0"/>
              <w:marBottom w:val="0"/>
              <w:divBdr>
                <w:top w:val="none" w:sz="0" w:space="0" w:color="auto"/>
                <w:left w:val="none" w:sz="0" w:space="0" w:color="auto"/>
                <w:bottom w:val="none" w:sz="0" w:space="0" w:color="auto"/>
                <w:right w:val="none" w:sz="0" w:space="0" w:color="auto"/>
              </w:divBdr>
            </w:div>
            <w:div w:id="1607884655">
              <w:marLeft w:val="0"/>
              <w:marRight w:val="0"/>
              <w:marTop w:val="0"/>
              <w:marBottom w:val="0"/>
              <w:divBdr>
                <w:top w:val="none" w:sz="0" w:space="0" w:color="auto"/>
                <w:left w:val="none" w:sz="0" w:space="0" w:color="auto"/>
                <w:bottom w:val="none" w:sz="0" w:space="0" w:color="auto"/>
                <w:right w:val="none" w:sz="0" w:space="0" w:color="auto"/>
              </w:divBdr>
            </w:div>
            <w:div w:id="1021391659">
              <w:marLeft w:val="0"/>
              <w:marRight w:val="0"/>
              <w:marTop w:val="0"/>
              <w:marBottom w:val="0"/>
              <w:divBdr>
                <w:top w:val="none" w:sz="0" w:space="0" w:color="auto"/>
                <w:left w:val="none" w:sz="0" w:space="0" w:color="auto"/>
                <w:bottom w:val="none" w:sz="0" w:space="0" w:color="auto"/>
                <w:right w:val="none" w:sz="0" w:space="0" w:color="auto"/>
              </w:divBdr>
            </w:div>
            <w:div w:id="385880252">
              <w:marLeft w:val="0"/>
              <w:marRight w:val="0"/>
              <w:marTop w:val="0"/>
              <w:marBottom w:val="0"/>
              <w:divBdr>
                <w:top w:val="none" w:sz="0" w:space="0" w:color="auto"/>
                <w:left w:val="none" w:sz="0" w:space="0" w:color="auto"/>
                <w:bottom w:val="none" w:sz="0" w:space="0" w:color="auto"/>
                <w:right w:val="none" w:sz="0" w:space="0" w:color="auto"/>
              </w:divBdr>
            </w:div>
            <w:div w:id="2049641177">
              <w:marLeft w:val="0"/>
              <w:marRight w:val="0"/>
              <w:marTop w:val="0"/>
              <w:marBottom w:val="0"/>
              <w:divBdr>
                <w:top w:val="none" w:sz="0" w:space="0" w:color="auto"/>
                <w:left w:val="none" w:sz="0" w:space="0" w:color="auto"/>
                <w:bottom w:val="none" w:sz="0" w:space="0" w:color="auto"/>
                <w:right w:val="none" w:sz="0" w:space="0" w:color="auto"/>
              </w:divBdr>
            </w:div>
            <w:div w:id="1063716885">
              <w:marLeft w:val="0"/>
              <w:marRight w:val="0"/>
              <w:marTop w:val="0"/>
              <w:marBottom w:val="0"/>
              <w:divBdr>
                <w:top w:val="none" w:sz="0" w:space="0" w:color="auto"/>
                <w:left w:val="none" w:sz="0" w:space="0" w:color="auto"/>
                <w:bottom w:val="none" w:sz="0" w:space="0" w:color="auto"/>
                <w:right w:val="none" w:sz="0" w:space="0" w:color="auto"/>
              </w:divBdr>
            </w:div>
            <w:div w:id="150022310">
              <w:marLeft w:val="0"/>
              <w:marRight w:val="0"/>
              <w:marTop w:val="0"/>
              <w:marBottom w:val="0"/>
              <w:divBdr>
                <w:top w:val="none" w:sz="0" w:space="0" w:color="auto"/>
                <w:left w:val="none" w:sz="0" w:space="0" w:color="auto"/>
                <w:bottom w:val="none" w:sz="0" w:space="0" w:color="auto"/>
                <w:right w:val="none" w:sz="0" w:space="0" w:color="auto"/>
              </w:divBdr>
            </w:div>
            <w:div w:id="1858034482">
              <w:marLeft w:val="0"/>
              <w:marRight w:val="0"/>
              <w:marTop w:val="0"/>
              <w:marBottom w:val="0"/>
              <w:divBdr>
                <w:top w:val="none" w:sz="0" w:space="0" w:color="auto"/>
                <w:left w:val="none" w:sz="0" w:space="0" w:color="auto"/>
                <w:bottom w:val="none" w:sz="0" w:space="0" w:color="auto"/>
                <w:right w:val="none" w:sz="0" w:space="0" w:color="auto"/>
              </w:divBdr>
            </w:div>
            <w:div w:id="861556324">
              <w:marLeft w:val="0"/>
              <w:marRight w:val="0"/>
              <w:marTop w:val="0"/>
              <w:marBottom w:val="0"/>
              <w:divBdr>
                <w:top w:val="none" w:sz="0" w:space="0" w:color="auto"/>
                <w:left w:val="none" w:sz="0" w:space="0" w:color="auto"/>
                <w:bottom w:val="none" w:sz="0" w:space="0" w:color="auto"/>
                <w:right w:val="none" w:sz="0" w:space="0" w:color="auto"/>
              </w:divBdr>
            </w:div>
            <w:div w:id="1614089602">
              <w:marLeft w:val="0"/>
              <w:marRight w:val="0"/>
              <w:marTop w:val="0"/>
              <w:marBottom w:val="0"/>
              <w:divBdr>
                <w:top w:val="none" w:sz="0" w:space="0" w:color="auto"/>
                <w:left w:val="none" w:sz="0" w:space="0" w:color="auto"/>
                <w:bottom w:val="none" w:sz="0" w:space="0" w:color="auto"/>
                <w:right w:val="none" w:sz="0" w:space="0" w:color="auto"/>
              </w:divBdr>
            </w:div>
            <w:div w:id="1281915188">
              <w:marLeft w:val="0"/>
              <w:marRight w:val="0"/>
              <w:marTop w:val="0"/>
              <w:marBottom w:val="0"/>
              <w:divBdr>
                <w:top w:val="none" w:sz="0" w:space="0" w:color="auto"/>
                <w:left w:val="none" w:sz="0" w:space="0" w:color="auto"/>
                <w:bottom w:val="none" w:sz="0" w:space="0" w:color="auto"/>
                <w:right w:val="none" w:sz="0" w:space="0" w:color="auto"/>
              </w:divBdr>
            </w:div>
            <w:div w:id="1990985927">
              <w:marLeft w:val="0"/>
              <w:marRight w:val="0"/>
              <w:marTop w:val="0"/>
              <w:marBottom w:val="0"/>
              <w:divBdr>
                <w:top w:val="none" w:sz="0" w:space="0" w:color="auto"/>
                <w:left w:val="none" w:sz="0" w:space="0" w:color="auto"/>
                <w:bottom w:val="none" w:sz="0" w:space="0" w:color="auto"/>
                <w:right w:val="none" w:sz="0" w:space="0" w:color="auto"/>
              </w:divBdr>
            </w:div>
            <w:div w:id="1256211704">
              <w:marLeft w:val="0"/>
              <w:marRight w:val="0"/>
              <w:marTop w:val="0"/>
              <w:marBottom w:val="0"/>
              <w:divBdr>
                <w:top w:val="none" w:sz="0" w:space="0" w:color="auto"/>
                <w:left w:val="none" w:sz="0" w:space="0" w:color="auto"/>
                <w:bottom w:val="none" w:sz="0" w:space="0" w:color="auto"/>
                <w:right w:val="none" w:sz="0" w:space="0" w:color="auto"/>
              </w:divBdr>
            </w:div>
            <w:div w:id="2081557204">
              <w:marLeft w:val="0"/>
              <w:marRight w:val="0"/>
              <w:marTop w:val="0"/>
              <w:marBottom w:val="0"/>
              <w:divBdr>
                <w:top w:val="none" w:sz="0" w:space="0" w:color="auto"/>
                <w:left w:val="none" w:sz="0" w:space="0" w:color="auto"/>
                <w:bottom w:val="none" w:sz="0" w:space="0" w:color="auto"/>
                <w:right w:val="none" w:sz="0" w:space="0" w:color="auto"/>
              </w:divBdr>
            </w:div>
            <w:div w:id="1942107691">
              <w:marLeft w:val="0"/>
              <w:marRight w:val="0"/>
              <w:marTop w:val="0"/>
              <w:marBottom w:val="0"/>
              <w:divBdr>
                <w:top w:val="none" w:sz="0" w:space="0" w:color="auto"/>
                <w:left w:val="none" w:sz="0" w:space="0" w:color="auto"/>
                <w:bottom w:val="none" w:sz="0" w:space="0" w:color="auto"/>
                <w:right w:val="none" w:sz="0" w:space="0" w:color="auto"/>
              </w:divBdr>
            </w:div>
            <w:div w:id="381565135">
              <w:marLeft w:val="0"/>
              <w:marRight w:val="0"/>
              <w:marTop w:val="0"/>
              <w:marBottom w:val="0"/>
              <w:divBdr>
                <w:top w:val="none" w:sz="0" w:space="0" w:color="auto"/>
                <w:left w:val="none" w:sz="0" w:space="0" w:color="auto"/>
                <w:bottom w:val="none" w:sz="0" w:space="0" w:color="auto"/>
                <w:right w:val="none" w:sz="0" w:space="0" w:color="auto"/>
              </w:divBdr>
            </w:div>
            <w:div w:id="1951934057">
              <w:marLeft w:val="0"/>
              <w:marRight w:val="0"/>
              <w:marTop w:val="0"/>
              <w:marBottom w:val="0"/>
              <w:divBdr>
                <w:top w:val="none" w:sz="0" w:space="0" w:color="auto"/>
                <w:left w:val="none" w:sz="0" w:space="0" w:color="auto"/>
                <w:bottom w:val="none" w:sz="0" w:space="0" w:color="auto"/>
                <w:right w:val="none" w:sz="0" w:space="0" w:color="auto"/>
              </w:divBdr>
            </w:div>
            <w:div w:id="537858489">
              <w:marLeft w:val="0"/>
              <w:marRight w:val="0"/>
              <w:marTop w:val="0"/>
              <w:marBottom w:val="0"/>
              <w:divBdr>
                <w:top w:val="none" w:sz="0" w:space="0" w:color="auto"/>
                <w:left w:val="none" w:sz="0" w:space="0" w:color="auto"/>
                <w:bottom w:val="none" w:sz="0" w:space="0" w:color="auto"/>
                <w:right w:val="none" w:sz="0" w:space="0" w:color="auto"/>
              </w:divBdr>
            </w:div>
            <w:div w:id="2008896467">
              <w:marLeft w:val="0"/>
              <w:marRight w:val="0"/>
              <w:marTop w:val="0"/>
              <w:marBottom w:val="0"/>
              <w:divBdr>
                <w:top w:val="none" w:sz="0" w:space="0" w:color="auto"/>
                <w:left w:val="none" w:sz="0" w:space="0" w:color="auto"/>
                <w:bottom w:val="none" w:sz="0" w:space="0" w:color="auto"/>
                <w:right w:val="none" w:sz="0" w:space="0" w:color="auto"/>
              </w:divBdr>
            </w:div>
            <w:div w:id="1734159025">
              <w:marLeft w:val="0"/>
              <w:marRight w:val="0"/>
              <w:marTop w:val="0"/>
              <w:marBottom w:val="0"/>
              <w:divBdr>
                <w:top w:val="none" w:sz="0" w:space="0" w:color="auto"/>
                <w:left w:val="none" w:sz="0" w:space="0" w:color="auto"/>
                <w:bottom w:val="none" w:sz="0" w:space="0" w:color="auto"/>
                <w:right w:val="none" w:sz="0" w:space="0" w:color="auto"/>
              </w:divBdr>
            </w:div>
            <w:div w:id="1288968981">
              <w:marLeft w:val="0"/>
              <w:marRight w:val="0"/>
              <w:marTop w:val="0"/>
              <w:marBottom w:val="0"/>
              <w:divBdr>
                <w:top w:val="none" w:sz="0" w:space="0" w:color="auto"/>
                <w:left w:val="none" w:sz="0" w:space="0" w:color="auto"/>
                <w:bottom w:val="none" w:sz="0" w:space="0" w:color="auto"/>
                <w:right w:val="none" w:sz="0" w:space="0" w:color="auto"/>
              </w:divBdr>
            </w:div>
            <w:div w:id="299383098">
              <w:marLeft w:val="0"/>
              <w:marRight w:val="0"/>
              <w:marTop w:val="0"/>
              <w:marBottom w:val="0"/>
              <w:divBdr>
                <w:top w:val="none" w:sz="0" w:space="0" w:color="auto"/>
                <w:left w:val="none" w:sz="0" w:space="0" w:color="auto"/>
                <w:bottom w:val="none" w:sz="0" w:space="0" w:color="auto"/>
                <w:right w:val="none" w:sz="0" w:space="0" w:color="auto"/>
              </w:divBdr>
            </w:div>
            <w:div w:id="63726551">
              <w:marLeft w:val="0"/>
              <w:marRight w:val="0"/>
              <w:marTop w:val="0"/>
              <w:marBottom w:val="0"/>
              <w:divBdr>
                <w:top w:val="none" w:sz="0" w:space="0" w:color="auto"/>
                <w:left w:val="none" w:sz="0" w:space="0" w:color="auto"/>
                <w:bottom w:val="none" w:sz="0" w:space="0" w:color="auto"/>
                <w:right w:val="none" w:sz="0" w:space="0" w:color="auto"/>
              </w:divBdr>
            </w:div>
            <w:div w:id="1328248555">
              <w:marLeft w:val="0"/>
              <w:marRight w:val="0"/>
              <w:marTop w:val="0"/>
              <w:marBottom w:val="0"/>
              <w:divBdr>
                <w:top w:val="none" w:sz="0" w:space="0" w:color="auto"/>
                <w:left w:val="none" w:sz="0" w:space="0" w:color="auto"/>
                <w:bottom w:val="none" w:sz="0" w:space="0" w:color="auto"/>
                <w:right w:val="none" w:sz="0" w:space="0" w:color="auto"/>
              </w:divBdr>
            </w:div>
            <w:div w:id="1246919041">
              <w:marLeft w:val="0"/>
              <w:marRight w:val="0"/>
              <w:marTop w:val="0"/>
              <w:marBottom w:val="0"/>
              <w:divBdr>
                <w:top w:val="none" w:sz="0" w:space="0" w:color="auto"/>
                <w:left w:val="none" w:sz="0" w:space="0" w:color="auto"/>
                <w:bottom w:val="none" w:sz="0" w:space="0" w:color="auto"/>
                <w:right w:val="none" w:sz="0" w:space="0" w:color="auto"/>
              </w:divBdr>
            </w:div>
            <w:div w:id="18434008">
              <w:marLeft w:val="0"/>
              <w:marRight w:val="0"/>
              <w:marTop w:val="0"/>
              <w:marBottom w:val="0"/>
              <w:divBdr>
                <w:top w:val="none" w:sz="0" w:space="0" w:color="auto"/>
                <w:left w:val="none" w:sz="0" w:space="0" w:color="auto"/>
                <w:bottom w:val="none" w:sz="0" w:space="0" w:color="auto"/>
                <w:right w:val="none" w:sz="0" w:space="0" w:color="auto"/>
              </w:divBdr>
            </w:div>
            <w:div w:id="943465708">
              <w:marLeft w:val="0"/>
              <w:marRight w:val="0"/>
              <w:marTop w:val="0"/>
              <w:marBottom w:val="0"/>
              <w:divBdr>
                <w:top w:val="none" w:sz="0" w:space="0" w:color="auto"/>
                <w:left w:val="none" w:sz="0" w:space="0" w:color="auto"/>
                <w:bottom w:val="none" w:sz="0" w:space="0" w:color="auto"/>
                <w:right w:val="none" w:sz="0" w:space="0" w:color="auto"/>
              </w:divBdr>
            </w:div>
            <w:div w:id="340011260">
              <w:marLeft w:val="0"/>
              <w:marRight w:val="0"/>
              <w:marTop w:val="0"/>
              <w:marBottom w:val="0"/>
              <w:divBdr>
                <w:top w:val="none" w:sz="0" w:space="0" w:color="auto"/>
                <w:left w:val="none" w:sz="0" w:space="0" w:color="auto"/>
                <w:bottom w:val="none" w:sz="0" w:space="0" w:color="auto"/>
                <w:right w:val="none" w:sz="0" w:space="0" w:color="auto"/>
              </w:divBdr>
            </w:div>
            <w:div w:id="1686974946">
              <w:marLeft w:val="0"/>
              <w:marRight w:val="0"/>
              <w:marTop w:val="0"/>
              <w:marBottom w:val="0"/>
              <w:divBdr>
                <w:top w:val="none" w:sz="0" w:space="0" w:color="auto"/>
                <w:left w:val="none" w:sz="0" w:space="0" w:color="auto"/>
                <w:bottom w:val="none" w:sz="0" w:space="0" w:color="auto"/>
                <w:right w:val="none" w:sz="0" w:space="0" w:color="auto"/>
              </w:divBdr>
            </w:div>
            <w:div w:id="1191263185">
              <w:marLeft w:val="0"/>
              <w:marRight w:val="0"/>
              <w:marTop w:val="0"/>
              <w:marBottom w:val="0"/>
              <w:divBdr>
                <w:top w:val="none" w:sz="0" w:space="0" w:color="auto"/>
                <w:left w:val="none" w:sz="0" w:space="0" w:color="auto"/>
                <w:bottom w:val="none" w:sz="0" w:space="0" w:color="auto"/>
                <w:right w:val="none" w:sz="0" w:space="0" w:color="auto"/>
              </w:divBdr>
            </w:div>
            <w:div w:id="1841121608">
              <w:marLeft w:val="0"/>
              <w:marRight w:val="0"/>
              <w:marTop w:val="0"/>
              <w:marBottom w:val="0"/>
              <w:divBdr>
                <w:top w:val="none" w:sz="0" w:space="0" w:color="auto"/>
                <w:left w:val="none" w:sz="0" w:space="0" w:color="auto"/>
                <w:bottom w:val="none" w:sz="0" w:space="0" w:color="auto"/>
                <w:right w:val="none" w:sz="0" w:space="0" w:color="auto"/>
              </w:divBdr>
            </w:div>
            <w:div w:id="2114520195">
              <w:marLeft w:val="0"/>
              <w:marRight w:val="0"/>
              <w:marTop w:val="0"/>
              <w:marBottom w:val="0"/>
              <w:divBdr>
                <w:top w:val="none" w:sz="0" w:space="0" w:color="auto"/>
                <w:left w:val="none" w:sz="0" w:space="0" w:color="auto"/>
                <w:bottom w:val="none" w:sz="0" w:space="0" w:color="auto"/>
                <w:right w:val="none" w:sz="0" w:space="0" w:color="auto"/>
              </w:divBdr>
            </w:div>
            <w:div w:id="573275180">
              <w:marLeft w:val="0"/>
              <w:marRight w:val="0"/>
              <w:marTop w:val="0"/>
              <w:marBottom w:val="0"/>
              <w:divBdr>
                <w:top w:val="none" w:sz="0" w:space="0" w:color="auto"/>
                <w:left w:val="none" w:sz="0" w:space="0" w:color="auto"/>
                <w:bottom w:val="none" w:sz="0" w:space="0" w:color="auto"/>
                <w:right w:val="none" w:sz="0" w:space="0" w:color="auto"/>
              </w:divBdr>
            </w:div>
            <w:div w:id="1352343948">
              <w:marLeft w:val="0"/>
              <w:marRight w:val="0"/>
              <w:marTop w:val="0"/>
              <w:marBottom w:val="0"/>
              <w:divBdr>
                <w:top w:val="none" w:sz="0" w:space="0" w:color="auto"/>
                <w:left w:val="none" w:sz="0" w:space="0" w:color="auto"/>
                <w:bottom w:val="none" w:sz="0" w:space="0" w:color="auto"/>
                <w:right w:val="none" w:sz="0" w:space="0" w:color="auto"/>
              </w:divBdr>
            </w:div>
            <w:div w:id="399865042">
              <w:marLeft w:val="0"/>
              <w:marRight w:val="0"/>
              <w:marTop w:val="0"/>
              <w:marBottom w:val="0"/>
              <w:divBdr>
                <w:top w:val="none" w:sz="0" w:space="0" w:color="auto"/>
                <w:left w:val="none" w:sz="0" w:space="0" w:color="auto"/>
                <w:bottom w:val="none" w:sz="0" w:space="0" w:color="auto"/>
                <w:right w:val="none" w:sz="0" w:space="0" w:color="auto"/>
              </w:divBdr>
            </w:div>
            <w:div w:id="1482696511">
              <w:marLeft w:val="0"/>
              <w:marRight w:val="0"/>
              <w:marTop w:val="0"/>
              <w:marBottom w:val="0"/>
              <w:divBdr>
                <w:top w:val="none" w:sz="0" w:space="0" w:color="auto"/>
                <w:left w:val="none" w:sz="0" w:space="0" w:color="auto"/>
                <w:bottom w:val="none" w:sz="0" w:space="0" w:color="auto"/>
                <w:right w:val="none" w:sz="0" w:space="0" w:color="auto"/>
              </w:divBdr>
            </w:div>
            <w:div w:id="1099987732">
              <w:marLeft w:val="0"/>
              <w:marRight w:val="0"/>
              <w:marTop w:val="0"/>
              <w:marBottom w:val="0"/>
              <w:divBdr>
                <w:top w:val="none" w:sz="0" w:space="0" w:color="auto"/>
                <w:left w:val="none" w:sz="0" w:space="0" w:color="auto"/>
                <w:bottom w:val="none" w:sz="0" w:space="0" w:color="auto"/>
                <w:right w:val="none" w:sz="0" w:space="0" w:color="auto"/>
              </w:divBdr>
            </w:div>
            <w:div w:id="1827741212">
              <w:marLeft w:val="0"/>
              <w:marRight w:val="0"/>
              <w:marTop w:val="0"/>
              <w:marBottom w:val="0"/>
              <w:divBdr>
                <w:top w:val="none" w:sz="0" w:space="0" w:color="auto"/>
                <w:left w:val="none" w:sz="0" w:space="0" w:color="auto"/>
                <w:bottom w:val="none" w:sz="0" w:space="0" w:color="auto"/>
                <w:right w:val="none" w:sz="0" w:space="0" w:color="auto"/>
              </w:divBdr>
            </w:div>
            <w:div w:id="565340706">
              <w:marLeft w:val="0"/>
              <w:marRight w:val="0"/>
              <w:marTop w:val="0"/>
              <w:marBottom w:val="0"/>
              <w:divBdr>
                <w:top w:val="none" w:sz="0" w:space="0" w:color="auto"/>
                <w:left w:val="none" w:sz="0" w:space="0" w:color="auto"/>
                <w:bottom w:val="none" w:sz="0" w:space="0" w:color="auto"/>
                <w:right w:val="none" w:sz="0" w:space="0" w:color="auto"/>
              </w:divBdr>
            </w:div>
            <w:div w:id="876888617">
              <w:marLeft w:val="0"/>
              <w:marRight w:val="0"/>
              <w:marTop w:val="0"/>
              <w:marBottom w:val="0"/>
              <w:divBdr>
                <w:top w:val="none" w:sz="0" w:space="0" w:color="auto"/>
                <w:left w:val="none" w:sz="0" w:space="0" w:color="auto"/>
                <w:bottom w:val="none" w:sz="0" w:space="0" w:color="auto"/>
                <w:right w:val="none" w:sz="0" w:space="0" w:color="auto"/>
              </w:divBdr>
            </w:div>
            <w:div w:id="1164782369">
              <w:marLeft w:val="0"/>
              <w:marRight w:val="0"/>
              <w:marTop w:val="0"/>
              <w:marBottom w:val="0"/>
              <w:divBdr>
                <w:top w:val="none" w:sz="0" w:space="0" w:color="auto"/>
                <w:left w:val="none" w:sz="0" w:space="0" w:color="auto"/>
                <w:bottom w:val="none" w:sz="0" w:space="0" w:color="auto"/>
                <w:right w:val="none" w:sz="0" w:space="0" w:color="auto"/>
              </w:divBdr>
            </w:div>
            <w:div w:id="768697647">
              <w:marLeft w:val="0"/>
              <w:marRight w:val="0"/>
              <w:marTop w:val="0"/>
              <w:marBottom w:val="0"/>
              <w:divBdr>
                <w:top w:val="none" w:sz="0" w:space="0" w:color="auto"/>
                <w:left w:val="none" w:sz="0" w:space="0" w:color="auto"/>
                <w:bottom w:val="none" w:sz="0" w:space="0" w:color="auto"/>
                <w:right w:val="none" w:sz="0" w:space="0" w:color="auto"/>
              </w:divBdr>
            </w:div>
            <w:div w:id="1867710871">
              <w:marLeft w:val="0"/>
              <w:marRight w:val="0"/>
              <w:marTop w:val="0"/>
              <w:marBottom w:val="0"/>
              <w:divBdr>
                <w:top w:val="none" w:sz="0" w:space="0" w:color="auto"/>
                <w:left w:val="none" w:sz="0" w:space="0" w:color="auto"/>
                <w:bottom w:val="none" w:sz="0" w:space="0" w:color="auto"/>
                <w:right w:val="none" w:sz="0" w:space="0" w:color="auto"/>
              </w:divBdr>
            </w:div>
            <w:div w:id="404843187">
              <w:marLeft w:val="0"/>
              <w:marRight w:val="0"/>
              <w:marTop w:val="0"/>
              <w:marBottom w:val="0"/>
              <w:divBdr>
                <w:top w:val="none" w:sz="0" w:space="0" w:color="auto"/>
                <w:left w:val="none" w:sz="0" w:space="0" w:color="auto"/>
                <w:bottom w:val="none" w:sz="0" w:space="0" w:color="auto"/>
                <w:right w:val="none" w:sz="0" w:space="0" w:color="auto"/>
              </w:divBdr>
            </w:div>
            <w:div w:id="2132281373">
              <w:marLeft w:val="0"/>
              <w:marRight w:val="0"/>
              <w:marTop w:val="0"/>
              <w:marBottom w:val="0"/>
              <w:divBdr>
                <w:top w:val="none" w:sz="0" w:space="0" w:color="auto"/>
                <w:left w:val="none" w:sz="0" w:space="0" w:color="auto"/>
                <w:bottom w:val="none" w:sz="0" w:space="0" w:color="auto"/>
                <w:right w:val="none" w:sz="0" w:space="0" w:color="auto"/>
              </w:divBdr>
            </w:div>
            <w:div w:id="1362437797">
              <w:marLeft w:val="0"/>
              <w:marRight w:val="0"/>
              <w:marTop w:val="0"/>
              <w:marBottom w:val="0"/>
              <w:divBdr>
                <w:top w:val="none" w:sz="0" w:space="0" w:color="auto"/>
                <w:left w:val="none" w:sz="0" w:space="0" w:color="auto"/>
                <w:bottom w:val="none" w:sz="0" w:space="0" w:color="auto"/>
                <w:right w:val="none" w:sz="0" w:space="0" w:color="auto"/>
              </w:divBdr>
            </w:div>
            <w:div w:id="292711627">
              <w:marLeft w:val="0"/>
              <w:marRight w:val="0"/>
              <w:marTop w:val="0"/>
              <w:marBottom w:val="0"/>
              <w:divBdr>
                <w:top w:val="none" w:sz="0" w:space="0" w:color="auto"/>
                <w:left w:val="none" w:sz="0" w:space="0" w:color="auto"/>
                <w:bottom w:val="none" w:sz="0" w:space="0" w:color="auto"/>
                <w:right w:val="none" w:sz="0" w:space="0" w:color="auto"/>
              </w:divBdr>
            </w:div>
            <w:div w:id="1663855674">
              <w:marLeft w:val="0"/>
              <w:marRight w:val="0"/>
              <w:marTop w:val="0"/>
              <w:marBottom w:val="0"/>
              <w:divBdr>
                <w:top w:val="none" w:sz="0" w:space="0" w:color="auto"/>
                <w:left w:val="none" w:sz="0" w:space="0" w:color="auto"/>
                <w:bottom w:val="none" w:sz="0" w:space="0" w:color="auto"/>
                <w:right w:val="none" w:sz="0" w:space="0" w:color="auto"/>
              </w:divBdr>
            </w:div>
            <w:div w:id="191575322">
              <w:marLeft w:val="0"/>
              <w:marRight w:val="0"/>
              <w:marTop w:val="0"/>
              <w:marBottom w:val="0"/>
              <w:divBdr>
                <w:top w:val="none" w:sz="0" w:space="0" w:color="auto"/>
                <w:left w:val="none" w:sz="0" w:space="0" w:color="auto"/>
                <w:bottom w:val="none" w:sz="0" w:space="0" w:color="auto"/>
                <w:right w:val="none" w:sz="0" w:space="0" w:color="auto"/>
              </w:divBdr>
            </w:div>
            <w:div w:id="893198861">
              <w:marLeft w:val="0"/>
              <w:marRight w:val="0"/>
              <w:marTop w:val="0"/>
              <w:marBottom w:val="0"/>
              <w:divBdr>
                <w:top w:val="none" w:sz="0" w:space="0" w:color="auto"/>
                <w:left w:val="none" w:sz="0" w:space="0" w:color="auto"/>
                <w:bottom w:val="none" w:sz="0" w:space="0" w:color="auto"/>
                <w:right w:val="none" w:sz="0" w:space="0" w:color="auto"/>
              </w:divBdr>
            </w:div>
            <w:div w:id="1347564289">
              <w:marLeft w:val="0"/>
              <w:marRight w:val="0"/>
              <w:marTop w:val="0"/>
              <w:marBottom w:val="0"/>
              <w:divBdr>
                <w:top w:val="none" w:sz="0" w:space="0" w:color="auto"/>
                <w:left w:val="none" w:sz="0" w:space="0" w:color="auto"/>
                <w:bottom w:val="none" w:sz="0" w:space="0" w:color="auto"/>
                <w:right w:val="none" w:sz="0" w:space="0" w:color="auto"/>
              </w:divBdr>
            </w:div>
            <w:div w:id="936210413">
              <w:marLeft w:val="0"/>
              <w:marRight w:val="0"/>
              <w:marTop w:val="0"/>
              <w:marBottom w:val="0"/>
              <w:divBdr>
                <w:top w:val="none" w:sz="0" w:space="0" w:color="auto"/>
                <w:left w:val="none" w:sz="0" w:space="0" w:color="auto"/>
                <w:bottom w:val="none" w:sz="0" w:space="0" w:color="auto"/>
                <w:right w:val="none" w:sz="0" w:space="0" w:color="auto"/>
              </w:divBdr>
            </w:div>
            <w:div w:id="20595690">
              <w:marLeft w:val="0"/>
              <w:marRight w:val="0"/>
              <w:marTop w:val="0"/>
              <w:marBottom w:val="0"/>
              <w:divBdr>
                <w:top w:val="none" w:sz="0" w:space="0" w:color="auto"/>
                <w:left w:val="none" w:sz="0" w:space="0" w:color="auto"/>
                <w:bottom w:val="none" w:sz="0" w:space="0" w:color="auto"/>
                <w:right w:val="none" w:sz="0" w:space="0" w:color="auto"/>
              </w:divBdr>
            </w:div>
            <w:div w:id="334770047">
              <w:marLeft w:val="0"/>
              <w:marRight w:val="0"/>
              <w:marTop w:val="0"/>
              <w:marBottom w:val="0"/>
              <w:divBdr>
                <w:top w:val="none" w:sz="0" w:space="0" w:color="auto"/>
                <w:left w:val="none" w:sz="0" w:space="0" w:color="auto"/>
                <w:bottom w:val="none" w:sz="0" w:space="0" w:color="auto"/>
                <w:right w:val="none" w:sz="0" w:space="0" w:color="auto"/>
              </w:divBdr>
            </w:div>
            <w:div w:id="623970998">
              <w:marLeft w:val="0"/>
              <w:marRight w:val="0"/>
              <w:marTop w:val="0"/>
              <w:marBottom w:val="0"/>
              <w:divBdr>
                <w:top w:val="none" w:sz="0" w:space="0" w:color="auto"/>
                <w:left w:val="none" w:sz="0" w:space="0" w:color="auto"/>
                <w:bottom w:val="none" w:sz="0" w:space="0" w:color="auto"/>
                <w:right w:val="none" w:sz="0" w:space="0" w:color="auto"/>
              </w:divBdr>
            </w:div>
            <w:div w:id="1783586">
              <w:marLeft w:val="0"/>
              <w:marRight w:val="0"/>
              <w:marTop w:val="0"/>
              <w:marBottom w:val="0"/>
              <w:divBdr>
                <w:top w:val="none" w:sz="0" w:space="0" w:color="auto"/>
                <w:left w:val="none" w:sz="0" w:space="0" w:color="auto"/>
                <w:bottom w:val="none" w:sz="0" w:space="0" w:color="auto"/>
                <w:right w:val="none" w:sz="0" w:space="0" w:color="auto"/>
              </w:divBdr>
            </w:div>
            <w:div w:id="817765498">
              <w:marLeft w:val="0"/>
              <w:marRight w:val="0"/>
              <w:marTop w:val="0"/>
              <w:marBottom w:val="0"/>
              <w:divBdr>
                <w:top w:val="none" w:sz="0" w:space="0" w:color="auto"/>
                <w:left w:val="none" w:sz="0" w:space="0" w:color="auto"/>
                <w:bottom w:val="none" w:sz="0" w:space="0" w:color="auto"/>
                <w:right w:val="none" w:sz="0" w:space="0" w:color="auto"/>
              </w:divBdr>
            </w:div>
            <w:div w:id="2051343155">
              <w:marLeft w:val="0"/>
              <w:marRight w:val="0"/>
              <w:marTop w:val="0"/>
              <w:marBottom w:val="0"/>
              <w:divBdr>
                <w:top w:val="none" w:sz="0" w:space="0" w:color="auto"/>
                <w:left w:val="none" w:sz="0" w:space="0" w:color="auto"/>
                <w:bottom w:val="none" w:sz="0" w:space="0" w:color="auto"/>
                <w:right w:val="none" w:sz="0" w:space="0" w:color="auto"/>
              </w:divBdr>
            </w:div>
            <w:div w:id="874274534">
              <w:marLeft w:val="0"/>
              <w:marRight w:val="0"/>
              <w:marTop w:val="0"/>
              <w:marBottom w:val="0"/>
              <w:divBdr>
                <w:top w:val="none" w:sz="0" w:space="0" w:color="auto"/>
                <w:left w:val="none" w:sz="0" w:space="0" w:color="auto"/>
                <w:bottom w:val="none" w:sz="0" w:space="0" w:color="auto"/>
                <w:right w:val="none" w:sz="0" w:space="0" w:color="auto"/>
              </w:divBdr>
            </w:div>
            <w:div w:id="1426222751">
              <w:marLeft w:val="0"/>
              <w:marRight w:val="0"/>
              <w:marTop w:val="0"/>
              <w:marBottom w:val="0"/>
              <w:divBdr>
                <w:top w:val="none" w:sz="0" w:space="0" w:color="auto"/>
                <w:left w:val="none" w:sz="0" w:space="0" w:color="auto"/>
                <w:bottom w:val="none" w:sz="0" w:space="0" w:color="auto"/>
                <w:right w:val="none" w:sz="0" w:space="0" w:color="auto"/>
              </w:divBdr>
            </w:div>
            <w:div w:id="206020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39140">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637220501">
      <w:bodyDiv w:val="1"/>
      <w:marLeft w:val="0"/>
      <w:marRight w:val="0"/>
      <w:marTop w:val="0"/>
      <w:marBottom w:val="0"/>
      <w:divBdr>
        <w:top w:val="none" w:sz="0" w:space="0" w:color="auto"/>
        <w:left w:val="none" w:sz="0" w:space="0" w:color="auto"/>
        <w:bottom w:val="none" w:sz="0" w:space="0" w:color="auto"/>
        <w:right w:val="none" w:sz="0" w:space="0" w:color="auto"/>
      </w:divBdr>
      <w:divsChild>
        <w:div w:id="736705109">
          <w:marLeft w:val="0"/>
          <w:marRight w:val="0"/>
          <w:marTop w:val="0"/>
          <w:marBottom w:val="0"/>
          <w:divBdr>
            <w:top w:val="none" w:sz="0" w:space="0" w:color="auto"/>
            <w:left w:val="none" w:sz="0" w:space="0" w:color="auto"/>
            <w:bottom w:val="none" w:sz="0" w:space="0" w:color="auto"/>
            <w:right w:val="none" w:sz="0" w:space="0" w:color="auto"/>
          </w:divBdr>
          <w:divsChild>
            <w:div w:id="1302535736">
              <w:marLeft w:val="0"/>
              <w:marRight w:val="0"/>
              <w:marTop w:val="0"/>
              <w:marBottom w:val="0"/>
              <w:divBdr>
                <w:top w:val="none" w:sz="0" w:space="0" w:color="auto"/>
                <w:left w:val="none" w:sz="0" w:space="0" w:color="auto"/>
                <w:bottom w:val="none" w:sz="0" w:space="0" w:color="auto"/>
                <w:right w:val="none" w:sz="0" w:space="0" w:color="auto"/>
              </w:divBdr>
            </w:div>
            <w:div w:id="1501190116">
              <w:marLeft w:val="0"/>
              <w:marRight w:val="0"/>
              <w:marTop w:val="0"/>
              <w:marBottom w:val="0"/>
              <w:divBdr>
                <w:top w:val="none" w:sz="0" w:space="0" w:color="auto"/>
                <w:left w:val="none" w:sz="0" w:space="0" w:color="auto"/>
                <w:bottom w:val="none" w:sz="0" w:space="0" w:color="auto"/>
                <w:right w:val="none" w:sz="0" w:space="0" w:color="auto"/>
              </w:divBdr>
            </w:div>
            <w:div w:id="1999528746">
              <w:marLeft w:val="0"/>
              <w:marRight w:val="0"/>
              <w:marTop w:val="0"/>
              <w:marBottom w:val="0"/>
              <w:divBdr>
                <w:top w:val="none" w:sz="0" w:space="0" w:color="auto"/>
                <w:left w:val="none" w:sz="0" w:space="0" w:color="auto"/>
                <w:bottom w:val="none" w:sz="0" w:space="0" w:color="auto"/>
                <w:right w:val="none" w:sz="0" w:space="0" w:color="auto"/>
              </w:divBdr>
            </w:div>
            <w:div w:id="1702363699">
              <w:marLeft w:val="0"/>
              <w:marRight w:val="0"/>
              <w:marTop w:val="0"/>
              <w:marBottom w:val="0"/>
              <w:divBdr>
                <w:top w:val="none" w:sz="0" w:space="0" w:color="auto"/>
                <w:left w:val="none" w:sz="0" w:space="0" w:color="auto"/>
                <w:bottom w:val="none" w:sz="0" w:space="0" w:color="auto"/>
                <w:right w:val="none" w:sz="0" w:space="0" w:color="auto"/>
              </w:divBdr>
            </w:div>
            <w:div w:id="1476139371">
              <w:marLeft w:val="0"/>
              <w:marRight w:val="0"/>
              <w:marTop w:val="0"/>
              <w:marBottom w:val="0"/>
              <w:divBdr>
                <w:top w:val="none" w:sz="0" w:space="0" w:color="auto"/>
                <w:left w:val="none" w:sz="0" w:space="0" w:color="auto"/>
                <w:bottom w:val="none" w:sz="0" w:space="0" w:color="auto"/>
                <w:right w:val="none" w:sz="0" w:space="0" w:color="auto"/>
              </w:divBdr>
            </w:div>
            <w:div w:id="466515493">
              <w:marLeft w:val="0"/>
              <w:marRight w:val="0"/>
              <w:marTop w:val="0"/>
              <w:marBottom w:val="0"/>
              <w:divBdr>
                <w:top w:val="none" w:sz="0" w:space="0" w:color="auto"/>
                <w:left w:val="none" w:sz="0" w:space="0" w:color="auto"/>
                <w:bottom w:val="none" w:sz="0" w:space="0" w:color="auto"/>
                <w:right w:val="none" w:sz="0" w:space="0" w:color="auto"/>
              </w:divBdr>
            </w:div>
            <w:div w:id="88738413">
              <w:marLeft w:val="0"/>
              <w:marRight w:val="0"/>
              <w:marTop w:val="0"/>
              <w:marBottom w:val="0"/>
              <w:divBdr>
                <w:top w:val="none" w:sz="0" w:space="0" w:color="auto"/>
                <w:left w:val="none" w:sz="0" w:space="0" w:color="auto"/>
                <w:bottom w:val="none" w:sz="0" w:space="0" w:color="auto"/>
                <w:right w:val="none" w:sz="0" w:space="0" w:color="auto"/>
              </w:divBdr>
            </w:div>
            <w:div w:id="183062049">
              <w:marLeft w:val="0"/>
              <w:marRight w:val="0"/>
              <w:marTop w:val="0"/>
              <w:marBottom w:val="0"/>
              <w:divBdr>
                <w:top w:val="none" w:sz="0" w:space="0" w:color="auto"/>
                <w:left w:val="none" w:sz="0" w:space="0" w:color="auto"/>
                <w:bottom w:val="none" w:sz="0" w:space="0" w:color="auto"/>
                <w:right w:val="none" w:sz="0" w:space="0" w:color="auto"/>
              </w:divBdr>
            </w:div>
            <w:div w:id="1793746257">
              <w:marLeft w:val="0"/>
              <w:marRight w:val="0"/>
              <w:marTop w:val="0"/>
              <w:marBottom w:val="0"/>
              <w:divBdr>
                <w:top w:val="none" w:sz="0" w:space="0" w:color="auto"/>
                <w:left w:val="none" w:sz="0" w:space="0" w:color="auto"/>
                <w:bottom w:val="none" w:sz="0" w:space="0" w:color="auto"/>
                <w:right w:val="none" w:sz="0" w:space="0" w:color="auto"/>
              </w:divBdr>
            </w:div>
            <w:div w:id="2124566097">
              <w:marLeft w:val="0"/>
              <w:marRight w:val="0"/>
              <w:marTop w:val="0"/>
              <w:marBottom w:val="0"/>
              <w:divBdr>
                <w:top w:val="none" w:sz="0" w:space="0" w:color="auto"/>
                <w:left w:val="none" w:sz="0" w:space="0" w:color="auto"/>
                <w:bottom w:val="none" w:sz="0" w:space="0" w:color="auto"/>
                <w:right w:val="none" w:sz="0" w:space="0" w:color="auto"/>
              </w:divBdr>
            </w:div>
            <w:div w:id="679964000">
              <w:marLeft w:val="0"/>
              <w:marRight w:val="0"/>
              <w:marTop w:val="0"/>
              <w:marBottom w:val="0"/>
              <w:divBdr>
                <w:top w:val="none" w:sz="0" w:space="0" w:color="auto"/>
                <w:left w:val="none" w:sz="0" w:space="0" w:color="auto"/>
                <w:bottom w:val="none" w:sz="0" w:space="0" w:color="auto"/>
                <w:right w:val="none" w:sz="0" w:space="0" w:color="auto"/>
              </w:divBdr>
            </w:div>
            <w:div w:id="636491065">
              <w:marLeft w:val="0"/>
              <w:marRight w:val="0"/>
              <w:marTop w:val="0"/>
              <w:marBottom w:val="0"/>
              <w:divBdr>
                <w:top w:val="none" w:sz="0" w:space="0" w:color="auto"/>
                <w:left w:val="none" w:sz="0" w:space="0" w:color="auto"/>
                <w:bottom w:val="none" w:sz="0" w:space="0" w:color="auto"/>
                <w:right w:val="none" w:sz="0" w:space="0" w:color="auto"/>
              </w:divBdr>
            </w:div>
            <w:div w:id="900098169">
              <w:marLeft w:val="0"/>
              <w:marRight w:val="0"/>
              <w:marTop w:val="0"/>
              <w:marBottom w:val="0"/>
              <w:divBdr>
                <w:top w:val="none" w:sz="0" w:space="0" w:color="auto"/>
                <w:left w:val="none" w:sz="0" w:space="0" w:color="auto"/>
                <w:bottom w:val="none" w:sz="0" w:space="0" w:color="auto"/>
                <w:right w:val="none" w:sz="0" w:space="0" w:color="auto"/>
              </w:divBdr>
            </w:div>
            <w:div w:id="317269650">
              <w:marLeft w:val="0"/>
              <w:marRight w:val="0"/>
              <w:marTop w:val="0"/>
              <w:marBottom w:val="0"/>
              <w:divBdr>
                <w:top w:val="none" w:sz="0" w:space="0" w:color="auto"/>
                <w:left w:val="none" w:sz="0" w:space="0" w:color="auto"/>
                <w:bottom w:val="none" w:sz="0" w:space="0" w:color="auto"/>
                <w:right w:val="none" w:sz="0" w:space="0" w:color="auto"/>
              </w:divBdr>
            </w:div>
            <w:div w:id="851338200">
              <w:marLeft w:val="0"/>
              <w:marRight w:val="0"/>
              <w:marTop w:val="0"/>
              <w:marBottom w:val="0"/>
              <w:divBdr>
                <w:top w:val="none" w:sz="0" w:space="0" w:color="auto"/>
                <w:left w:val="none" w:sz="0" w:space="0" w:color="auto"/>
                <w:bottom w:val="none" w:sz="0" w:space="0" w:color="auto"/>
                <w:right w:val="none" w:sz="0" w:space="0" w:color="auto"/>
              </w:divBdr>
            </w:div>
            <w:div w:id="102308623">
              <w:marLeft w:val="0"/>
              <w:marRight w:val="0"/>
              <w:marTop w:val="0"/>
              <w:marBottom w:val="0"/>
              <w:divBdr>
                <w:top w:val="none" w:sz="0" w:space="0" w:color="auto"/>
                <w:left w:val="none" w:sz="0" w:space="0" w:color="auto"/>
                <w:bottom w:val="none" w:sz="0" w:space="0" w:color="auto"/>
                <w:right w:val="none" w:sz="0" w:space="0" w:color="auto"/>
              </w:divBdr>
            </w:div>
            <w:div w:id="366948997">
              <w:marLeft w:val="0"/>
              <w:marRight w:val="0"/>
              <w:marTop w:val="0"/>
              <w:marBottom w:val="0"/>
              <w:divBdr>
                <w:top w:val="none" w:sz="0" w:space="0" w:color="auto"/>
                <w:left w:val="none" w:sz="0" w:space="0" w:color="auto"/>
                <w:bottom w:val="none" w:sz="0" w:space="0" w:color="auto"/>
                <w:right w:val="none" w:sz="0" w:space="0" w:color="auto"/>
              </w:divBdr>
            </w:div>
            <w:div w:id="925384372">
              <w:marLeft w:val="0"/>
              <w:marRight w:val="0"/>
              <w:marTop w:val="0"/>
              <w:marBottom w:val="0"/>
              <w:divBdr>
                <w:top w:val="none" w:sz="0" w:space="0" w:color="auto"/>
                <w:left w:val="none" w:sz="0" w:space="0" w:color="auto"/>
                <w:bottom w:val="none" w:sz="0" w:space="0" w:color="auto"/>
                <w:right w:val="none" w:sz="0" w:space="0" w:color="auto"/>
              </w:divBdr>
            </w:div>
            <w:div w:id="525560428">
              <w:marLeft w:val="0"/>
              <w:marRight w:val="0"/>
              <w:marTop w:val="0"/>
              <w:marBottom w:val="0"/>
              <w:divBdr>
                <w:top w:val="none" w:sz="0" w:space="0" w:color="auto"/>
                <w:left w:val="none" w:sz="0" w:space="0" w:color="auto"/>
                <w:bottom w:val="none" w:sz="0" w:space="0" w:color="auto"/>
                <w:right w:val="none" w:sz="0" w:space="0" w:color="auto"/>
              </w:divBdr>
            </w:div>
            <w:div w:id="1424032350">
              <w:marLeft w:val="0"/>
              <w:marRight w:val="0"/>
              <w:marTop w:val="0"/>
              <w:marBottom w:val="0"/>
              <w:divBdr>
                <w:top w:val="none" w:sz="0" w:space="0" w:color="auto"/>
                <w:left w:val="none" w:sz="0" w:space="0" w:color="auto"/>
                <w:bottom w:val="none" w:sz="0" w:space="0" w:color="auto"/>
                <w:right w:val="none" w:sz="0" w:space="0" w:color="auto"/>
              </w:divBdr>
            </w:div>
            <w:div w:id="1533034884">
              <w:marLeft w:val="0"/>
              <w:marRight w:val="0"/>
              <w:marTop w:val="0"/>
              <w:marBottom w:val="0"/>
              <w:divBdr>
                <w:top w:val="none" w:sz="0" w:space="0" w:color="auto"/>
                <w:left w:val="none" w:sz="0" w:space="0" w:color="auto"/>
                <w:bottom w:val="none" w:sz="0" w:space="0" w:color="auto"/>
                <w:right w:val="none" w:sz="0" w:space="0" w:color="auto"/>
              </w:divBdr>
            </w:div>
            <w:div w:id="82993797">
              <w:marLeft w:val="0"/>
              <w:marRight w:val="0"/>
              <w:marTop w:val="0"/>
              <w:marBottom w:val="0"/>
              <w:divBdr>
                <w:top w:val="none" w:sz="0" w:space="0" w:color="auto"/>
                <w:left w:val="none" w:sz="0" w:space="0" w:color="auto"/>
                <w:bottom w:val="none" w:sz="0" w:space="0" w:color="auto"/>
                <w:right w:val="none" w:sz="0" w:space="0" w:color="auto"/>
              </w:divBdr>
            </w:div>
            <w:div w:id="451098160">
              <w:marLeft w:val="0"/>
              <w:marRight w:val="0"/>
              <w:marTop w:val="0"/>
              <w:marBottom w:val="0"/>
              <w:divBdr>
                <w:top w:val="none" w:sz="0" w:space="0" w:color="auto"/>
                <w:left w:val="none" w:sz="0" w:space="0" w:color="auto"/>
                <w:bottom w:val="none" w:sz="0" w:space="0" w:color="auto"/>
                <w:right w:val="none" w:sz="0" w:space="0" w:color="auto"/>
              </w:divBdr>
            </w:div>
            <w:div w:id="1850098965">
              <w:marLeft w:val="0"/>
              <w:marRight w:val="0"/>
              <w:marTop w:val="0"/>
              <w:marBottom w:val="0"/>
              <w:divBdr>
                <w:top w:val="none" w:sz="0" w:space="0" w:color="auto"/>
                <w:left w:val="none" w:sz="0" w:space="0" w:color="auto"/>
                <w:bottom w:val="none" w:sz="0" w:space="0" w:color="auto"/>
                <w:right w:val="none" w:sz="0" w:space="0" w:color="auto"/>
              </w:divBdr>
            </w:div>
            <w:div w:id="1638532074">
              <w:marLeft w:val="0"/>
              <w:marRight w:val="0"/>
              <w:marTop w:val="0"/>
              <w:marBottom w:val="0"/>
              <w:divBdr>
                <w:top w:val="none" w:sz="0" w:space="0" w:color="auto"/>
                <w:left w:val="none" w:sz="0" w:space="0" w:color="auto"/>
                <w:bottom w:val="none" w:sz="0" w:space="0" w:color="auto"/>
                <w:right w:val="none" w:sz="0" w:space="0" w:color="auto"/>
              </w:divBdr>
            </w:div>
            <w:div w:id="536702288">
              <w:marLeft w:val="0"/>
              <w:marRight w:val="0"/>
              <w:marTop w:val="0"/>
              <w:marBottom w:val="0"/>
              <w:divBdr>
                <w:top w:val="none" w:sz="0" w:space="0" w:color="auto"/>
                <w:left w:val="none" w:sz="0" w:space="0" w:color="auto"/>
                <w:bottom w:val="none" w:sz="0" w:space="0" w:color="auto"/>
                <w:right w:val="none" w:sz="0" w:space="0" w:color="auto"/>
              </w:divBdr>
            </w:div>
            <w:div w:id="932282347">
              <w:marLeft w:val="0"/>
              <w:marRight w:val="0"/>
              <w:marTop w:val="0"/>
              <w:marBottom w:val="0"/>
              <w:divBdr>
                <w:top w:val="none" w:sz="0" w:space="0" w:color="auto"/>
                <w:left w:val="none" w:sz="0" w:space="0" w:color="auto"/>
                <w:bottom w:val="none" w:sz="0" w:space="0" w:color="auto"/>
                <w:right w:val="none" w:sz="0" w:space="0" w:color="auto"/>
              </w:divBdr>
            </w:div>
            <w:div w:id="2063745392">
              <w:marLeft w:val="0"/>
              <w:marRight w:val="0"/>
              <w:marTop w:val="0"/>
              <w:marBottom w:val="0"/>
              <w:divBdr>
                <w:top w:val="none" w:sz="0" w:space="0" w:color="auto"/>
                <w:left w:val="none" w:sz="0" w:space="0" w:color="auto"/>
                <w:bottom w:val="none" w:sz="0" w:space="0" w:color="auto"/>
                <w:right w:val="none" w:sz="0" w:space="0" w:color="auto"/>
              </w:divBdr>
            </w:div>
            <w:div w:id="1931891294">
              <w:marLeft w:val="0"/>
              <w:marRight w:val="0"/>
              <w:marTop w:val="0"/>
              <w:marBottom w:val="0"/>
              <w:divBdr>
                <w:top w:val="none" w:sz="0" w:space="0" w:color="auto"/>
                <w:left w:val="none" w:sz="0" w:space="0" w:color="auto"/>
                <w:bottom w:val="none" w:sz="0" w:space="0" w:color="auto"/>
                <w:right w:val="none" w:sz="0" w:space="0" w:color="auto"/>
              </w:divBdr>
            </w:div>
            <w:div w:id="2091389004">
              <w:marLeft w:val="0"/>
              <w:marRight w:val="0"/>
              <w:marTop w:val="0"/>
              <w:marBottom w:val="0"/>
              <w:divBdr>
                <w:top w:val="none" w:sz="0" w:space="0" w:color="auto"/>
                <w:left w:val="none" w:sz="0" w:space="0" w:color="auto"/>
                <w:bottom w:val="none" w:sz="0" w:space="0" w:color="auto"/>
                <w:right w:val="none" w:sz="0" w:space="0" w:color="auto"/>
              </w:divBdr>
            </w:div>
            <w:div w:id="1388871102">
              <w:marLeft w:val="0"/>
              <w:marRight w:val="0"/>
              <w:marTop w:val="0"/>
              <w:marBottom w:val="0"/>
              <w:divBdr>
                <w:top w:val="none" w:sz="0" w:space="0" w:color="auto"/>
                <w:left w:val="none" w:sz="0" w:space="0" w:color="auto"/>
                <w:bottom w:val="none" w:sz="0" w:space="0" w:color="auto"/>
                <w:right w:val="none" w:sz="0" w:space="0" w:color="auto"/>
              </w:divBdr>
            </w:div>
            <w:div w:id="431318365">
              <w:marLeft w:val="0"/>
              <w:marRight w:val="0"/>
              <w:marTop w:val="0"/>
              <w:marBottom w:val="0"/>
              <w:divBdr>
                <w:top w:val="none" w:sz="0" w:space="0" w:color="auto"/>
                <w:left w:val="none" w:sz="0" w:space="0" w:color="auto"/>
                <w:bottom w:val="none" w:sz="0" w:space="0" w:color="auto"/>
                <w:right w:val="none" w:sz="0" w:space="0" w:color="auto"/>
              </w:divBdr>
            </w:div>
            <w:div w:id="1227493755">
              <w:marLeft w:val="0"/>
              <w:marRight w:val="0"/>
              <w:marTop w:val="0"/>
              <w:marBottom w:val="0"/>
              <w:divBdr>
                <w:top w:val="none" w:sz="0" w:space="0" w:color="auto"/>
                <w:left w:val="none" w:sz="0" w:space="0" w:color="auto"/>
                <w:bottom w:val="none" w:sz="0" w:space="0" w:color="auto"/>
                <w:right w:val="none" w:sz="0" w:space="0" w:color="auto"/>
              </w:divBdr>
            </w:div>
            <w:div w:id="387001564">
              <w:marLeft w:val="0"/>
              <w:marRight w:val="0"/>
              <w:marTop w:val="0"/>
              <w:marBottom w:val="0"/>
              <w:divBdr>
                <w:top w:val="none" w:sz="0" w:space="0" w:color="auto"/>
                <w:left w:val="none" w:sz="0" w:space="0" w:color="auto"/>
                <w:bottom w:val="none" w:sz="0" w:space="0" w:color="auto"/>
                <w:right w:val="none" w:sz="0" w:space="0" w:color="auto"/>
              </w:divBdr>
            </w:div>
            <w:div w:id="2053573989">
              <w:marLeft w:val="0"/>
              <w:marRight w:val="0"/>
              <w:marTop w:val="0"/>
              <w:marBottom w:val="0"/>
              <w:divBdr>
                <w:top w:val="none" w:sz="0" w:space="0" w:color="auto"/>
                <w:left w:val="none" w:sz="0" w:space="0" w:color="auto"/>
                <w:bottom w:val="none" w:sz="0" w:space="0" w:color="auto"/>
                <w:right w:val="none" w:sz="0" w:space="0" w:color="auto"/>
              </w:divBdr>
            </w:div>
            <w:div w:id="1591817725">
              <w:marLeft w:val="0"/>
              <w:marRight w:val="0"/>
              <w:marTop w:val="0"/>
              <w:marBottom w:val="0"/>
              <w:divBdr>
                <w:top w:val="none" w:sz="0" w:space="0" w:color="auto"/>
                <w:left w:val="none" w:sz="0" w:space="0" w:color="auto"/>
                <w:bottom w:val="none" w:sz="0" w:space="0" w:color="auto"/>
                <w:right w:val="none" w:sz="0" w:space="0" w:color="auto"/>
              </w:divBdr>
            </w:div>
            <w:div w:id="829365575">
              <w:marLeft w:val="0"/>
              <w:marRight w:val="0"/>
              <w:marTop w:val="0"/>
              <w:marBottom w:val="0"/>
              <w:divBdr>
                <w:top w:val="none" w:sz="0" w:space="0" w:color="auto"/>
                <w:left w:val="none" w:sz="0" w:space="0" w:color="auto"/>
                <w:bottom w:val="none" w:sz="0" w:space="0" w:color="auto"/>
                <w:right w:val="none" w:sz="0" w:space="0" w:color="auto"/>
              </w:divBdr>
            </w:div>
            <w:div w:id="1281109567">
              <w:marLeft w:val="0"/>
              <w:marRight w:val="0"/>
              <w:marTop w:val="0"/>
              <w:marBottom w:val="0"/>
              <w:divBdr>
                <w:top w:val="none" w:sz="0" w:space="0" w:color="auto"/>
                <w:left w:val="none" w:sz="0" w:space="0" w:color="auto"/>
                <w:bottom w:val="none" w:sz="0" w:space="0" w:color="auto"/>
                <w:right w:val="none" w:sz="0" w:space="0" w:color="auto"/>
              </w:divBdr>
            </w:div>
            <w:div w:id="1301114597">
              <w:marLeft w:val="0"/>
              <w:marRight w:val="0"/>
              <w:marTop w:val="0"/>
              <w:marBottom w:val="0"/>
              <w:divBdr>
                <w:top w:val="none" w:sz="0" w:space="0" w:color="auto"/>
                <w:left w:val="none" w:sz="0" w:space="0" w:color="auto"/>
                <w:bottom w:val="none" w:sz="0" w:space="0" w:color="auto"/>
                <w:right w:val="none" w:sz="0" w:space="0" w:color="auto"/>
              </w:divBdr>
            </w:div>
            <w:div w:id="1896813610">
              <w:marLeft w:val="0"/>
              <w:marRight w:val="0"/>
              <w:marTop w:val="0"/>
              <w:marBottom w:val="0"/>
              <w:divBdr>
                <w:top w:val="none" w:sz="0" w:space="0" w:color="auto"/>
                <w:left w:val="none" w:sz="0" w:space="0" w:color="auto"/>
                <w:bottom w:val="none" w:sz="0" w:space="0" w:color="auto"/>
                <w:right w:val="none" w:sz="0" w:space="0" w:color="auto"/>
              </w:divBdr>
            </w:div>
            <w:div w:id="325938978">
              <w:marLeft w:val="0"/>
              <w:marRight w:val="0"/>
              <w:marTop w:val="0"/>
              <w:marBottom w:val="0"/>
              <w:divBdr>
                <w:top w:val="none" w:sz="0" w:space="0" w:color="auto"/>
                <w:left w:val="none" w:sz="0" w:space="0" w:color="auto"/>
                <w:bottom w:val="none" w:sz="0" w:space="0" w:color="auto"/>
                <w:right w:val="none" w:sz="0" w:space="0" w:color="auto"/>
              </w:divBdr>
            </w:div>
            <w:div w:id="6680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227006">
      <w:bodyDiv w:val="1"/>
      <w:marLeft w:val="0"/>
      <w:marRight w:val="0"/>
      <w:marTop w:val="0"/>
      <w:marBottom w:val="0"/>
      <w:divBdr>
        <w:top w:val="none" w:sz="0" w:space="0" w:color="auto"/>
        <w:left w:val="none" w:sz="0" w:space="0" w:color="auto"/>
        <w:bottom w:val="none" w:sz="0" w:space="0" w:color="auto"/>
        <w:right w:val="none" w:sz="0" w:space="0" w:color="auto"/>
      </w:divBdr>
      <w:divsChild>
        <w:div w:id="925654175">
          <w:marLeft w:val="0"/>
          <w:marRight w:val="0"/>
          <w:marTop w:val="0"/>
          <w:marBottom w:val="0"/>
          <w:divBdr>
            <w:top w:val="none" w:sz="0" w:space="0" w:color="auto"/>
            <w:left w:val="none" w:sz="0" w:space="0" w:color="auto"/>
            <w:bottom w:val="none" w:sz="0" w:space="0" w:color="auto"/>
            <w:right w:val="none" w:sz="0" w:space="0" w:color="auto"/>
          </w:divBdr>
          <w:divsChild>
            <w:div w:id="1745033067">
              <w:marLeft w:val="0"/>
              <w:marRight w:val="0"/>
              <w:marTop w:val="0"/>
              <w:marBottom w:val="0"/>
              <w:divBdr>
                <w:top w:val="none" w:sz="0" w:space="0" w:color="auto"/>
                <w:left w:val="none" w:sz="0" w:space="0" w:color="auto"/>
                <w:bottom w:val="none" w:sz="0" w:space="0" w:color="auto"/>
                <w:right w:val="none" w:sz="0" w:space="0" w:color="auto"/>
              </w:divBdr>
            </w:div>
            <w:div w:id="1735467678">
              <w:marLeft w:val="0"/>
              <w:marRight w:val="0"/>
              <w:marTop w:val="0"/>
              <w:marBottom w:val="0"/>
              <w:divBdr>
                <w:top w:val="none" w:sz="0" w:space="0" w:color="auto"/>
                <w:left w:val="none" w:sz="0" w:space="0" w:color="auto"/>
                <w:bottom w:val="none" w:sz="0" w:space="0" w:color="auto"/>
                <w:right w:val="none" w:sz="0" w:space="0" w:color="auto"/>
              </w:divBdr>
            </w:div>
            <w:div w:id="110058306">
              <w:marLeft w:val="0"/>
              <w:marRight w:val="0"/>
              <w:marTop w:val="0"/>
              <w:marBottom w:val="0"/>
              <w:divBdr>
                <w:top w:val="none" w:sz="0" w:space="0" w:color="auto"/>
                <w:left w:val="none" w:sz="0" w:space="0" w:color="auto"/>
                <w:bottom w:val="none" w:sz="0" w:space="0" w:color="auto"/>
                <w:right w:val="none" w:sz="0" w:space="0" w:color="auto"/>
              </w:divBdr>
            </w:div>
            <w:div w:id="292028481">
              <w:marLeft w:val="0"/>
              <w:marRight w:val="0"/>
              <w:marTop w:val="0"/>
              <w:marBottom w:val="0"/>
              <w:divBdr>
                <w:top w:val="none" w:sz="0" w:space="0" w:color="auto"/>
                <w:left w:val="none" w:sz="0" w:space="0" w:color="auto"/>
                <w:bottom w:val="none" w:sz="0" w:space="0" w:color="auto"/>
                <w:right w:val="none" w:sz="0" w:space="0" w:color="auto"/>
              </w:divBdr>
            </w:div>
            <w:div w:id="1055203167">
              <w:marLeft w:val="0"/>
              <w:marRight w:val="0"/>
              <w:marTop w:val="0"/>
              <w:marBottom w:val="0"/>
              <w:divBdr>
                <w:top w:val="none" w:sz="0" w:space="0" w:color="auto"/>
                <w:left w:val="none" w:sz="0" w:space="0" w:color="auto"/>
                <w:bottom w:val="none" w:sz="0" w:space="0" w:color="auto"/>
                <w:right w:val="none" w:sz="0" w:space="0" w:color="auto"/>
              </w:divBdr>
            </w:div>
            <w:div w:id="428625418">
              <w:marLeft w:val="0"/>
              <w:marRight w:val="0"/>
              <w:marTop w:val="0"/>
              <w:marBottom w:val="0"/>
              <w:divBdr>
                <w:top w:val="none" w:sz="0" w:space="0" w:color="auto"/>
                <w:left w:val="none" w:sz="0" w:space="0" w:color="auto"/>
                <w:bottom w:val="none" w:sz="0" w:space="0" w:color="auto"/>
                <w:right w:val="none" w:sz="0" w:space="0" w:color="auto"/>
              </w:divBdr>
            </w:div>
            <w:div w:id="91316719">
              <w:marLeft w:val="0"/>
              <w:marRight w:val="0"/>
              <w:marTop w:val="0"/>
              <w:marBottom w:val="0"/>
              <w:divBdr>
                <w:top w:val="none" w:sz="0" w:space="0" w:color="auto"/>
                <w:left w:val="none" w:sz="0" w:space="0" w:color="auto"/>
                <w:bottom w:val="none" w:sz="0" w:space="0" w:color="auto"/>
                <w:right w:val="none" w:sz="0" w:space="0" w:color="auto"/>
              </w:divBdr>
            </w:div>
            <w:div w:id="599728019">
              <w:marLeft w:val="0"/>
              <w:marRight w:val="0"/>
              <w:marTop w:val="0"/>
              <w:marBottom w:val="0"/>
              <w:divBdr>
                <w:top w:val="none" w:sz="0" w:space="0" w:color="auto"/>
                <w:left w:val="none" w:sz="0" w:space="0" w:color="auto"/>
                <w:bottom w:val="none" w:sz="0" w:space="0" w:color="auto"/>
                <w:right w:val="none" w:sz="0" w:space="0" w:color="auto"/>
              </w:divBdr>
            </w:div>
            <w:div w:id="1714235790">
              <w:marLeft w:val="0"/>
              <w:marRight w:val="0"/>
              <w:marTop w:val="0"/>
              <w:marBottom w:val="0"/>
              <w:divBdr>
                <w:top w:val="none" w:sz="0" w:space="0" w:color="auto"/>
                <w:left w:val="none" w:sz="0" w:space="0" w:color="auto"/>
                <w:bottom w:val="none" w:sz="0" w:space="0" w:color="auto"/>
                <w:right w:val="none" w:sz="0" w:space="0" w:color="auto"/>
              </w:divBdr>
            </w:div>
            <w:div w:id="768934802">
              <w:marLeft w:val="0"/>
              <w:marRight w:val="0"/>
              <w:marTop w:val="0"/>
              <w:marBottom w:val="0"/>
              <w:divBdr>
                <w:top w:val="none" w:sz="0" w:space="0" w:color="auto"/>
                <w:left w:val="none" w:sz="0" w:space="0" w:color="auto"/>
                <w:bottom w:val="none" w:sz="0" w:space="0" w:color="auto"/>
                <w:right w:val="none" w:sz="0" w:space="0" w:color="auto"/>
              </w:divBdr>
            </w:div>
            <w:div w:id="102696892">
              <w:marLeft w:val="0"/>
              <w:marRight w:val="0"/>
              <w:marTop w:val="0"/>
              <w:marBottom w:val="0"/>
              <w:divBdr>
                <w:top w:val="none" w:sz="0" w:space="0" w:color="auto"/>
                <w:left w:val="none" w:sz="0" w:space="0" w:color="auto"/>
                <w:bottom w:val="none" w:sz="0" w:space="0" w:color="auto"/>
                <w:right w:val="none" w:sz="0" w:space="0" w:color="auto"/>
              </w:divBdr>
            </w:div>
            <w:div w:id="914052686">
              <w:marLeft w:val="0"/>
              <w:marRight w:val="0"/>
              <w:marTop w:val="0"/>
              <w:marBottom w:val="0"/>
              <w:divBdr>
                <w:top w:val="none" w:sz="0" w:space="0" w:color="auto"/>
                <w:left w:val="none" w:sz="0" w:space="0" w:color="auto"/>
                <w:bottom w:val="none" w:sz="0" w:space="0" w:color="auto"/>
                <w:right w:val="none" w:sz="0" w:space="0" w:color="auto"/>
              </w:divBdr>
            </w:div>
            <w:div w:id="169217645">
              <w:marLeft w:val="0"/>
              <w:marRight w:val="0"/>
              <w:marTop w:val="0"/>
              <w:marBottom w:val="0"/>
              <w:divBdr>
                <w:top w:val="none" w:sz="0" w:space="0" w:color="auto"/>
                <w:left w:val="none" w:sz="0" w:space="0" w:color="auto"/>
                <w:bottom w:val="none" w:sz="0" w:space="0" w:color="auto"/>
                <w:right w:val="none" w:sz="0" w:space="0" w:color="auto"/>
              </w:divBdr>
            </w:div>
            <w:div w:id="1884101351">
              <w:marLeft w:val="0"/>
              <w:marRight w:val="0"/>
              <w:marTop w:val="0"/>
              <w:marBottom w:val="0"/>
              <w:divBdr>
                <w:top w:val="none" w:sz="0" w:space="0" w:color="auto"/>
                <w:left w:val="none" w:sz="0" w:space="0" w:color="auto"/>
                <w:bottom w:val="none" w:sz="0" w:space="0" w:color="auto"/>
                <w:right w:val="none" w:sz="0" w:space="0" w:color="auto"/>
              </w:divBdr>
            </w:div>
            <w:div w:id="488055098">
              <w:marLeft w:val="0"/>
              <w:marRight w:val="0"/>
              <w:marTop w:val="0"/>
              <w:marBottom w:val="0"/>
              <w:divBdr>
                <w:top w:val="none" w:sz="0" w:space="0" w:color="auto"/>
                <w:left w:val="none" w:sz="0" w:space="0" w:color="auto"/>
                <w:bottom w:val="none" w:sz="0" w:space="0" w:color="auto"/>
                <w:right w:val="none" w:sz="0" w:space="0" w:color="auto"/>
              </w:divBdr>
            </w:div>
            <w:div w:id="1282961218">
              <w:marLeft w:val="0"/>
              <w:marRight w:val="0"/>
              <w:marTop w:val="0"/>
              <w:marBottom w:val="0"/>
              <w:divBdr>
                <w:top w:val="none" w:sz="0" w:space="0" w:color="auto"/>
                <w:left w:val="none" w:sz="0" w:space="0" w:color="auto"/>
                <w:bottom w:val="none" w:sz="0" w:space="0" w:color="auto"/>
                <w:right w:val="none" w:sz="0" w:space="0" w:color="auto"/>
              </w:divBdr>
            </w:div>
            <w:div w:id="1349022302">
              <w:marLeft w:val="0"/>
              <w:marRight w:val="0"/>
              <w:marTop w:val="0"/>
              <w:marBottom w:val="0"/>
              <w:divBdr>
                <w:top w:val="none" w:sz="0" w:space="0" w:color="auto"/>
                <w:left w:val="none" w:sz="0" w:space="0" w:color="auto"/>
                <w:bottom w:val="none" w:sz="0" w:space="0" w:color="auto"/>
                <w:right w:val="none" w:sz="0" w:space="0" w:color="auto"/>
              </w:divBdr>
            </w:div>
            <w:div w:id="889146603">
              <w:marLeft w:val="0"/>
              <w:marRight w:val="0"/>
              <w:marTop w:val="0"/>
              <w:marBottom w:val="0"/>
              <w:divBdr>
                <w:top w:val="none" w:sz="0" w:space="0" w:color="auto"/>
                <w:left w:val="none" w:sz="0" w:space="0" w:color="auto"/>
                <w:bottom w:val="none" w:sz="0" w:space="0" w:color="auto"/>
                <w:right w:val="none" w:sz="0" w:space="0" w:color="auto"/>
              </w:divBdr>
            </w:div>
            <w:div w:id="1994217993">
              <w:marLeft w:val="0"/>
              <w:marRight w:val="0"/>
              <w:marTop w:val="0"/>
              <w:marBottom w:val="0"/>
              <w:divBdr>
                <w:top w:val="none" w:sz="0" w:space="0" w:color="auto"/>
                <w:left w:val="none" w:sz="0" w:space="0" w:color="auto"/>
                <w:bottom w:val="none" w:sz="0" w:space="0" w:color="auto"/>
                <w:right w:val="none" w:sz="0" w:space="0" w:color="auto"/>
              </w:divBdr>
            </w:div>
            <w:div w:id="87524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2582">
      <w:bodyDiv w:val="1"/>
      <w:marLeft w:val="0"/>
      <w:marRight w:val="0"/>
      <w:marTop w:val="0"/>
      <w:marBottom w:val="0"/>
      <w:divBdr>
        <w:top w:val="none" w:sz="0" w:space="0" w:color="auto"/>
        <w:left w:val="none" w:sz="0" w:space="0" w:color="auto"/>
        <w:bottom w:val="none" w:sz="0" w:space="0" w:color="auto"/>
        <w:right w:val="none" w:sz="0" w:space="0" w:color="auto"/>
      </w:divBdr>
      <w:divsChild>
        <w:div w:id="2096121990">
          <w:marLeft w:val="0"/>
          <w:marRight w:val="0"/>
          <w:marTop w:val="0"/>
          <w:marBottom w:val="0"/>
          <w:divBdr>
            <w:top w:val="none" w:sz="0" w:space="0" w:color="auto"/>
            <w:left w:val="none" w:sz="0" w:space="0" w:color="auto"/>
            <w:bottom w:val="none" w:sz="0" w:space="0" w:color="auto"/>
            <w:right w:val="none" w:sz="0" w:space="0" w:color="auto"/>
          </w:divBdr>
          <w:divsChild>
            <w:div w:id="1759014047">
              <w:marLeft w:val="0"/>
              <w:marRight w:val="0"/>
              <w:marTop w:val="0"/>
              <w:marBottom w:val="0"/>
              <w:divBdr>
                <w:top w:val="none" w:sz="0" w:space="0" w:color="auto"/>
                <w:left w:val="none" w:sz="0" w:space="0" w:color="auto"/>
                <w:bottom w:val="none" w:sz="0" w:space="0" w:color="auto"/>
                <w:right w:val="none" w:sz="0" w:space="0" w:color="auto"/>
              </w:divBdr>
            </w:div>
            <w:div w:id="1228613359">
              <w:marLeft w:val="0"/>
              <w:marRight w:val="0"/>
              <w:marTop w:val="0"/>
              <w:marBottom w:val="0"/>
              <w:divBdr>
                <w:top w:val="none" w:sz="0" w:space="0" w:color="auto"/>
                <w:left w:val="none" w:sz="0" w:space="0" w:color="auto"/>
                <w:bottom w:val="none" w:sz="0" w:space="0" w:color="auto"/>
                <w:right w:val="none" w:sz="0" w:space="0" w:color="auto"/>
              </w:divBdr>
            </w:div>
            <w:div w:id="908425439">
              <w:marLeft w:val="0"/>
              <w:marRight w:val="0"/>
              <w:marTop w:val="0"/>
              <w:marBottom w:val="0"/>
              <w:divBdr>
                <w:top w:val="none" w:sz="0" w:space="0" w:color="auto"/>
                <w:left w:val="none" w:sz="0" w:space="0" w:color="auto"/>
                <w:bottom w:val="none" w:sz="0" w:space="0" w:color="auto"/>
                <w:right w:val="none" w:sz="0" w:space="0" w:color="auto"/>
              </w:divBdr>
            </w:div>
            <w:div w:id="798303937">
              <w:marLeft w:val="0"/>
              <w:marRight w:val="0"/>
              <w:marTop w:val="0"/>
              <w:marBottom w:val="0"/>
              <w:divBdr>
                <w:top w:val="none" w:sz="0" w:space="0" w:color="auto"/>
                <w:left w:val="none" w:sz="0" w:space="0" w:color="auto"/>
                <w:bottom w:val="none" w:sz="0" w:space="0" w:color="auto"/>
                <w:right w:val="none" w:sz="0" w:space="0" w:color="auto"/>
              </w:divBdr>
            </w:div>
            <w:div w:id="1109550586">
              <w:marLeft w:val="0"/>
              <w:marRight w:val="0"/>
              <w:marTop w:val="0"/>
              <w:marBottom w:val="0"/>
              <w:divBdr>
                <w:top w:val="none" w:sz="0" w:space="0" w:color="auto"/>
                <w:left w:val="none" w:sz="0" w:space="0" w:color="auto"/>
                <w:bottom w:val="none" w:sz="0" w:space="0" w:color="auto"/>
                <w:right w:val="none" w:sz="0" w:space="0" w:color="auto"/>
              </w:divBdr>
            </w:div>
            <w:div w:id="1277443315">
              <w:marLeft w:val="0"/>
              <w:marRight w:val="0"/>
              <w:marTop w:val="0"/>
              <w:marBottom w:val="0"/>
              <w:divBdr>
                <w:top w:val="none" w:sz="0" w:space="0" w:color="auto"/>
                <w:left w:val="none" w:sz="0" w:space="0" w:color="auto"/>
                <w:bottom w:val="none" w:sz="0" w:space="0" w:color="auto"/>
                <w:right w:val="none" w:sz="0" w:space="0" w:color="auto"/>
              </w:divBdr>
            </w:div>
            <w:div w:id="1508790456">
              <w:marLeft w:val="0"/>
              <w:marRight w:val="0"/>
              <w:marTop w:val="0"/>
              <w:marBottom w:val="0"/>
              <w:divBdr>
                <w:top w:val="none" w:sz="0" w:space="0" w:color="auto"/>
                <w:left w:val="none" w:sz="0" w:space="0" w:color="auto"/>
                <w:bottom w:val="none" w:sz="0" w:space="0" w:color="auto"/>
                <w:right w:val="none" w:sz="0" w:space="0" w:color="auto"/>
              </w:divBdr>
            </w:div>
            <w:div w:id="1139617265">
              <w:marLeft w:val="0"/>
              <w:marRight w:val="0"/>
              <w:marTop w:val="0"/>
              <w:marBottom w:val="0"/>
              <w:divBdr>
                <w:top w:val="none" w:sz="0" w:space="0" w:color="auto"/>
                <w:left w:val="none" w:sz="0" w:space="0" w:color="auto"/>
                <w:bottom w:val="none" w:sz="0" w:space="0" w:color="auto"/>
                <w:right w:val="none" w:sz="0" w:space="0" w:color="auto"/>
              </w:divBdr>
            </w:div>
            <w:div w:id="2147312138">
              <w:marLeft w:val="0"/>
              <w:marRight w:val="0"/>
              <w:marTop w:val="0"/>
              <w:marBottom w:val="0"/>
              <w:divBdr>
                <w:top w:val="none" w:sz="0" w:space="0" w:color="auto"/>
                <w:left w:val="none" w:sz="0" w:space="0" w:color="auto"/>
                <w:bottom w:val="none" w:sz="0" w:space="0" w:color="auto"/>
                <w:right w:val="none" w:sz="0" w:space="0" w:color="auto"/>
              </w:divBdr>
            </w:div>
            <w:div w:id="1294285049">
              <w:marLeft w:val="0"/>
              <w:marRight w:val="0"/>
              <w:marTop w:val="0"/>
              <w:marBottom w:val="0"/>
              <w:divBdr>
                <w:top w:val="none" w:sz="0" w:space="0" w:color="auto"/>
                <w:left w:val="none" w:sz="0" w:space="0" w:color="auto"/>
                <w:bottom w:val="none" w:sz="0" w:space="0" w:color="auto"/>
                <w:right w:val="none" w:sz="0" w:space="0" w:color="auto"/>
              </w:divBdr>
            </w:div>
            <w:div w:id="1154299889">
              <w:marLeft w:val="0"/>
              <w:marRight w:val="0"/>
              <w:marTop w:val="0"/>
              <w:marBottom w:val="0"/>
              <w:divBdr>
                <w:top w:val="none" w:sz="0" w:space="0" w:color="auto"/>
                <w:left w:val="none" w:sz="0" w:space="0" w:color="auto"/>
                <w:bottom w:val="none" w:sz="0" w:space="0" w:color="auto"/>
                <w:right w:val="none" w:sz="0" w:space="0" w:color="auto"/>
              </w:divBdr>
            </w:div>
            <w:div w:id="627663278">
              <w:marLeft w:val="0"/>
              <w:marRight w:val="0"/>
              <w:marTop w:val="0"/>
              <w:marBottom w:val="0"/>
              <w:divBdr>
                <w:top w:val="none" w:sz="0" w:space="0" w:color="auto"/>
                <w:left w:val="none" w:sz="0" w:space="0" w:color="auto"/>
                <w:bottom w:val="none" w:sz="0" w:space="0" w:color="auto"/>
                <w:right w:val="none" w:sz="0" w:space="0" w:color="auto"/>
              </w:divBdr>
            </w:div>
            <w:div w:id="1965041406">
              <w:marLeft w:val="0"/>
              <w:marRight w:val="0"/>
              <w:marTop w:val="0"/>
              <w:marBottom w:val="0"/>
              <w:divBdr>
                <w:top w:val="none" w:sz="0" w:space="0" w:color="auto"/>
                <w:left w:val="none" w:sz="0" w:space="0" w:color="auto"/>
                <w:bottom w:val="none" w:sz="0" w:space="0" w:color="auto"/>
                <w:right w:val="none" w:sz="0" w:space="0" w:color="auto"/>
              </w:divBdr>
            </w:div>
            <w:div w:id="1794786021">
              <w:marLeft w:val="0"/>
              <w:marRight w:val="0"/>
              <w:marTop w:val="0"/>
              <w:marBottom w:val="0"/>
              <w:divBdr>
                <w:top w:val="none" w:sz="0" w:space="0" w:color="auto"/>
                <w:left w:val="none" w:sz="0" w:space="0" w:color="auto"/>
                <w:bottom w:val="none" w:sz="0" w:space="0" w:color="auto"/>
                <w:right w:val="none" w:sz="0" w:space="0" w:color="auto"/>
              </w:divBdr>
            </w:div>
            <w:div w:id="1443763714">
              <w:marLeft w:val="0"/>
              <w:marRight w:val="0"/>
              <w:marTop w:val="0"/>
              <w:marBottom w:val="0"/>
              <w:divBdr>
                <w:top w:val="none" w:sz="0" w:space="0" w:color="auto"/>
                <w:left w:val="none" w:sz="0" w:space="0" w:color="auto"/>
                <w:bottom w:val="none" w:sz="0" w:space="0" w:color="auto"/>
                <w:right w:val="none" w:sz="0" w:space="0" w:color="auto"/>
              </w:divBdr>
            </w:div>
            <w:div w:id="1400905808">
              <w:marLeft w:val="0"/>
              <w:marRight w:val="0"/>
              <w:marTop w:val="0"/>
              <w:marBottom w:val="0"/>
              <w:divBdr>
                <w:top w:val="none" w:sz="0" w:space="0" w:color="auto"/>
                <w:left w:val="none" w:sz="0" w:space="0" w:color="auto"/>
                <w:bottom w:val="none" w:sz="0" w:space="0" w:color="auto"/>
                <w:right w:val="none" w:sz="0" w:space="0" w:color="auto"/>
              </w:divBdr>
            </w:div>
            <w:div w:id="1035425420">
              <w:marLeft w:val="0"/>
              <w:marRight w:val="0"/>
              <w:marTop w:val="0"/>
              <w:marBottom w:val="0"/>
              <w:divBdr>
                <w:top w:val="none" w:sz="0" w:space="0" w:color="auto"/>
                <w:left w:val="none" w:sz="0" w:space="0" w:color="auto"/>
                <w:bottom w:val="none" w:sz="0" w:space="0" w:color="auto"/>
                <w:right w:val="none" w:sz="0" w:space="0" w:color="auto"/>
              </w:divBdr>
            </w:div>
            <w:div w:id="1617053943">
              <w:marLeft w:val="0"/>
              <w:marRight w:val="0"/>
              <w:marTop w:val="0"/>
              <w:marBottom w:val="0"/>
              <w:divBdr>
                <w:top w:val="none" w:sz="0" w:space="0" w:color="auto"/>
                <w:left w:val="none" w:sz="0" w:space="0" w:color="auto"/>
                <w:bottom w:val="none" w:sz="0" w:space="0" w:color="auto"/>
                <w:right w:val="none" w:sz="0" w:space="0" w:color="auto"/>
              </w:divBdr>
            </w:div>
            <w:div w:id="1442336667">
              <w:marLeft w:val="0"/>
              <w:marRight w:val="0"/>
              <w:marTop w:val="0"/>
              <w:marBottom w:val="0"/>
              <w:divBdr>
                <w:top w:val="none" w:sz="0" w:space="0" w:color="auto"/>
                <w:left w:val="none" w:sz="0" w:space="0" w:color="auto"/>
                <w:bottom w:val="none" w:sz="0" w:space="0" w:color="auto"/>
                <w:right w:val="none" w:sz="0" w:space="0" w:color="auto"/>
              </w:divBdr>
            </w:div>
            <w:div w:id="190263961">
              <w:marLeft w:val="0"/>
              <w:marRight w:val="0"/>
              <w:marTop w:val="0"/>
              <w:marBottom w:val="0"/>
              <w:divBdr>
                <w:top w:val="none" w:sz="0" w:space="0" w:color="auto"/>
                <w:left w:val="none" w:sz="0" w:space="0" w:color="auto"/>
                <w:bottom w:val="none" w:sz="0" w:space="0" w:color="auto"/>
                <w:right w:val="none" w:sz="0" w:space="0" w:color="auto"/>
              </w:divBdr>
            </w:div>
            <w:div w:id="692608124">
              <w:marLeft w:val="0"/>
              <w:marRight w:val="0"/>
              <w:marTop w:val="0"/>
              <w:marBottom w:val="0"/>
              <w:divBdr>
                <w:top w:val="none" w:sz="0" w:space="0" w:color="auto"/>
                <w:left w:val="none" w:sz="0" w:space="0" w:color="auto"/>
                <w:bottom w:val="none" w:sz="0" w:space="0" w:color="auto"/>
                <w:right w:val="none" w:sz="0" w:space="0" w:color="auto"/>
              </w:divBdr>
            </w:div>
            <w:div w:id="679435022">
              <w:marLeft w:val="0"/>
              <w:marRight w:val="0"/>
              <w:marTop w:val="0"/>
              <w:marBottom w:val="0"/>
              <w:divBdr>
                <w:top w:val="none" w:sz="0" w:space="0" w:color="auto"/>
                <w:left w:val="none" w:sz="0" w:space="0" w:color="auto"/>
                <w:bottom w:val="none" w:sz="0" w:space="0" w:color="auto"/>
                <w:right w:val="none" w:sz="0" w:space="0" w:color="auto"/>
              </w:divBdr>
            </w:div>
            <w:div w:id="1383795556">
              <w:marLeft w:val="0"/>
              <w:marRight w:val="0"/>
              <w:marTop w:val="0"/>
              <w:marBottom w:val="0"/>
              <w:divBdr>
                <w:top w:val="none" w:sz="0" w:space="0" w:color="auto"/>
                <w:left w:val="none" w:sz="0" w:space="0" w:color="auto"/>
                <w:bottom w:val="none" w:sz="0" w:space="0" w:color="auto"/>
                <w:right w:val="none" w:sz="0" w:space="0" w:color="auto"/>
              </w:divBdr>
            </w:div>
            <w:div w:id="2136288396">
              <w:marLeft w:val="0"/>
              <w:marRight w:val="0"/>
              <w:marTop w:val="0"/>
              <w:marBottom w:val="0"/>
              <w:divBdr>
                <w:top w:val="none" w:sz="0" w:space="0" w:color="auto"/>
                <w:left w:val="none" w:sz="0" w:space="0" w:color="auto"/>
                <w:bottom w:val="none" w:sz="0" w:space="0" w:color="auto"/>
                <w:right w:val="none" w:sz="0" w:space="0" w:color="auto"/>
              </w:divBdr>
            </w:div>
            <w:div w:id="2128038203">
              <w:marLeft w:val="0"/>
              <w:marRight w:val="0"/>
              <w:marTop w:val="0"/>
              <w:marBottom w:val="0"/>
              <w:divBdr>
                <w:top w:val="none" w:sz="0" w:space="0" w:color="auto"/>
                <w:left w:val="none" w:sz="0" w:space="0" w:color="auto"/>
                <w:bottom w:val="none" w:sz="0" w:space="0" w:color="auto"/>
                <w:right w:val="none" w:sz="0" w:space="0" w:color="auto"/>
              </w:divBdr>
            </w:div>
            <w:div w:id="23869747">
              <w:marLeft w:val="0"/>
              <w:marRight w:val="0"/>
              <w:marTop w:val="0"/>
              <w:marBottom w:val="0"/>
              <w:divBdr>
                <w:top w:val="none" w:sz="0" w:space="0" w:color="auto"/>
                <w:left w:val="none" w:sz="0" w:space="0" w:color="auto"/>
                <w:bottom w:val="none" w:sz="0" w:space="0" w:color="auto"/>
                <w:right w:val="none" w:sz="0" w:space="0" w:color="auto"/>
              </w:divBdr>
            </w:div>
            <w:div w:id="1875263963">
              <w:marLeft w:val="0"/>
              <w:marRight w:val="0"/>
              <w:marTop w:val="0"/>
              <w:marBottom w:val="0"/>
              <w:divBdr>
                <w:top w:val="none" w:sz="0" w:space="0" w:color="auto"/>
                <w:left w:val="none" w:sz="0" w:space="0" w:color="auto"/>
                <w:bottom w:val="none" w:sz="0" w:space="0" w:color="auto"/>
                <w:right w:val="none" w:sz="0" w:space="0" w:color="auto"/>
              </w:divBdr>
            </w:div>
            <w:div w:id="2043437077">
              <w:marLeft w:val="0"/>
              <w:marRight w:val="0"/>
              <w:marTop w:val="0"/>
              <w:marBottom w:val="0"/>
              <w:divBdr>
                <w:top w:val="none" w:sz="0" w:space="0" w:color="auto"/>
                <w:left w:val="none" w:sz="0" w:space="0" w:color="auto"/>
                <w:bottom w:val="none" w:sz="0" w:space="0" w:color="auto"/>
                <w:right w:val="none" w:sz="0" w:space="0" w:color="auto"/>
              </w:divBdr>
            </w:div>
            <w:div w:id="809517403">
              <w:marLeft w:val="0"/>
              <w:marRight w:val="0"/>
              <w:marTop w:val="0"/>
              <w:marBottom w:val="0"/>
              <w:divBdr>
                <w:top w:val="none" w:sz="0" w:space="0" w:color="auto"/>
                <w:left w:val="none" w:sz="0" w:space="0" w:color="auto"/>
                <w:bottom w:val="none" w:sz="0" w:space="0" w:color="auto"/>
                <w:right w:val="none" w:sz="0" w:space="0" w:color="auto"/>
              </w:divBdr>
            </w:div>
            <w:div w:id="1463113543">
              <w:marLeft w:val="0"/>
              <w:marRight w:val="0"/>
              <w:marTop w:val="0"/>
              <w:marBottom w:val="0"/>
              <w:divBdr>
                <w:top w:val="none" w:sz="0" w:space="0" w:color="auto"/>
                <w:left w:val="none" w:sz="0" w:space="0" w:color="auto"/>
                <w:bottom w:val="none" w:sz="0" w:space="0" w:color="auto"/>
                <w:right w:val="none" w:sz="0" w:space="0" w:color="auto"/>
              </w:divBdr>
            </w:div>
            <w:div w:id="1490444692">
              <w:marLeft w:val="0"/>
              <w:marRight w:val="0"/>
              <w:marTop w:val="0"/>
              <w:marBottom w:val="0"/>
              <w:divBdr>
                <w:top w:val="none" w:sz="0" w:space="0" w:color="auto"/>
                <w:left w:val="none" w:sz="0" w:space="0" w:color="auto"/>
                <w:bottom w:val="none" w:sz="0" w:space="0" w:color="auto"/>
                <w:right w:val="none" w:sz="0" w:space="0" w:color="auto"/>
              </w:divBdr>
            </w:div>
            <w:div w:id="216553063">
              <w:marLeft w:val="0"/>
              <w:marRight w:val="0"/>
              <w:marTop w:val="0"/>
              <w:marBottom w:val="0"/>
              <w:divBdr>
                <w:top w:val="none" w:sz="0" w:space="0" w:color="auto"/>
                <w:left w:val="none" w:sz="0" w:space="0" w:color="auto"/>
                <w:bottom w:val="none" w:sz="0" w:space="0" w:color="auto"/>
                <w:right w:val="none" w:sz="0" w:space="0" w:color="auto"/>
              </w:divBdr>
            </w:div>
            <w:div w:id="1514028926">
              <w:marLeft w:val="0"/>
              <w:marRight w:val="0"/>
              <w:marTop w:val="0"/>
              <w:marBottom w:val="0"/>
              <w:divBdr>
                <w:top w:val="none" w:sz="0" w:space="0" w:color="auto"/>
                <w:left w:val="none" w:sz="0" w:space="0" w:color="auto"/>
                <w:bottom w:val="none" w:sz="0" w:space="0" w:color="auto"/>
                <w:right w:val="none" w:sz="0" w:space="0" w:color="auto"/>
              </w:divBdr>
            </w:div>
            <w:div w:id="1632176839">
              <w:marLeft w:val="0"/>
              <w:marRight w:val="0"/>
              <w:marTop w:val="0"/>
              <w:marBottom w:val="0"/>
              <w:divBdr>
                <w:top w:val="none" w:sz="0" w:space="0" w:color="auto"/>
                <w:left w:val="none" w:sz="0" w:space="0" w:color="auto"/>
                <w:bottom w:val="none" w:sz="0" w:space="0" w:color="auto"/>
                <w:right w:val="none" w:sz="0" w:space="0" w:color="auto"/>
              </w:divBdr>
            </w:div>
            <w:div w:id="1994217558">
              <w:marLeft w:val="0"/>
              <w:marRight w:val="0"/>
              <w:marTop w:val="0"/>
              <w:marBottom w:val="0"/>
              <w:divBdr>
                <w:top w:val="none" w:sz="0" w:space="0" w:color="auto"/>
                <w:left w:val="none" w:sz="0" w:space="0" w:color="auto"/>
                <w:bottom w:val="none" w:sz="0" w:space="0" w:color="auto"/>
                <w:right w:val="none" w:sz="0" w:space="0" w:color="auto"/>
              </w:divBdr>
            </w:div>
            <w:div w:id="159588551">
              <w:marLeft w:val="0"/>
              <w:marRight w:val="0"/>
              <w:marTop w:val="0"/>
              <w:marBottom w:val="0"/>
              <w:divBdr>
                <w:top w:val="none" w:sz="0" w:space="0" w:color="auto"/>
                <w:left w:val="none" w:sz="0" w:space="0" w:color="auto"/>
                <w:bottom w:val="none" w:sz="0" w:space="0" w:color="auto"/>
                <w:right w:val="none" w:sz="0" w:space="0" w:color="auto"/>
              </w:divBdr>
            </w:div>
            <w:div w:id="104883710">
              <w:marLeft w:val="0"/>
              <w:marRight w:val="0"/>
              <w:marTop w:val="0"/>
              <w:marBottom w:val="0"/>
              <w:divBdr>
                <w:top w:val="none" w:sz="0" w:space="0" w:color="auto"/>
                <w:left w:val="none" w:sz="0" w:space="0" w:color="auto"/>
                <w:bottom w:val="none" w:sz="0" w:space="0" w:color="auto"/>
                <w:right w:val="none" w:sz="0" w:space="0" w:color="auto"/>
              </w:divBdr>
            </w:div>
            <w:div w:id="1558056053">
              <w:marLeft w:val="0"/>
              <w:marRight w:val="0"/>
              <w:marTop w:val="0"/>
              <w:marBottom w:val="0"/>
              <w:divBdr>
                <w:top w:val="none" w:sz="0" w:space="0" w:color="auto"/>
                <w:left w:val="none" w:sz="0" w:space="0" w:color="auto"/>
                <w:bottom w:val="none" w:sz="0" w:space="0" w:color="auto"/>
                <w:right w:val="none" w:sz="0" w:space="0" w:color="auto"/>
              </w:divBdr>
            </w:div>
            <w:div w:id="2002267792">
              <w:marLeft w:val="0"/>
              <w:marRight w:val="0"/>
              <w:marTop w:val="0"/>
              <w:marBottom w:val="0"/>
              <w:divBdr>
                <w:top w:val="none" w:sz="0" w:space="0" w:color="auto"/>
                <w:left w:val="none" w:sz="0" w:space="0" w:color="auto"/>
                <w:bottom w:val="none" w:sz="0" w:space="0" w:color="auto"/>
                <w:right w:val="none" w:sz="0" w:space="0" w:color="auto"/>
              </w:divBdr>
            </w:div>
            <w:div w:id="1430858283">
              <w:marLeft w:val="0"/>
              <w:marRight w:val="0"/>
              <w:marTop w:val="0"/>
              <w:marBottom w:val="0"/>
              <w:divBdr>
                <w:top w:val="none" w:sz="0" w:space="0" w:color="auto"/>
                <w:left w:val="none" w:sz="0" w:space="0" w:color="auto"/>
                <w:bottom w:val="none" w:sz="0" w:space="0" w:color="auto"/>
                <w:right w:val="none" w:sz="0" w:space="0" w:color="auto"/>
              </w:divBdr>
            </w:div>
            <w:div w:id="1022709884">
              <w:marLeft w:val="0"/>
              <w:marRight w:val="0"/>
              <w:marTop w:val="0"/>
              <w:marBottom w:val="0"/>
              <w:divBdr>
                <w:top w:val="none" w:sz="0" w:space="0" w:color="auto"/>
                <w:left w:val="none" w:sz="0" w:space="0" w:color="auto"/>
                <w:bottom w:val="none" w:sz="0" w:space="0" w:color="auto"/>
                <w:right w:val="none" w:sz="0" w:space="0" w:color="auto"/>
              </w:divBdr>
            </w:div>
            <w:div w:id="1064256408">
              <w:marLeft w:val="0"/>
              <w:marRight w:val="0"/>
              <w:marTop w:val="0"/>
              <w:marBottom w:val="0"/>
              <w:divBdr>
                <w:top w:val="none" w:sz="0" w:space="0" w:color="auto"/>
                <w:left w:val="none" w:sz="0" w:space="0" w:color="auto"/>
                <w:bottom w:val="none" w:sz="0" w:space="0" w:color="auto"/>
                <w:right w:val="none" w:sz="0" w:space="0" w:color="auto"/>
              </w:divBdr>
            </w:div>
            <w:div w:id="1248805270">
              <w:marLeft w:val="0"/>
              <w:marRight w:val="0"/>
              <w:marTop w:val="0"/>
              <w:marBottom w:val="0"/>
              <w:divBdr>
                <w:top w:val="none" w:sz="0" w:space="0" w:color="auto"/>
                <w:left w:val="none" w:sz="0" w:space="0" w:color="auto"/>
                <w:bottom w:val="none" w:sz="0" w:space="0" w:color="auto"/>
                <w:right w:val="none" w:sz="0" w:space="0" w:color="auto"/>
              </w:divBdr>
            </w:div>
            <w:div w:id="719404459">
              <w:marLeft w:val="0"/>
              <w:marRight w:val="0"/>
              <w:marTop w:val="0"/>
              <w:marBottom w:val="0"/>
              <w:divBdr>
                <w:top w:val="none" w:sz="0" w:space="0" w:color="auto"/>
                <w:left w:val="none" w:sz="0" w:space="0" w:color="auto"/>
                <w:bottom w:val="none" w:sz="0" w:space="0" w:color="auto"/>
                <w:right w:val="none" w:sz="0" w:space="0" w:color="auto"/>
              </w:divBdr>
            </w:div>
            <w:div w:id="1472400348">
              <w:marLeft w:val="0"/>
              <w:marRight w:val="0"/>
              <w:marTop w:val="0"/>
              <w:marBottom w:val="0"/>
              <w:divBdr>
                <w:top w:val="none" w:sz="0" w:space="0" w:color="auto"/>
                <w:left w:val="none" w:sz="0" w:space="0" w:color="auto"/>
                <w:bottom w:val="none" w:sz="0" w:space="0" w:color="auto"/>
                <w:right w:val="none" w:sz="0" w:space="0" w:color="auto"/>
              </w:divBdr>
            </w:div>
            <w:div w:id="331565884">
              <w:marLeft w:val="0"/>
              <w:marRight w:val="0"/>
              <w:marTop w:val="0"/>
              <w:marBottom w:val="0"/>
              <w:divBdr>
                <w:top w:val="none" w:sz="0" w:space="0" w:color="auto"/>
                <w:left w:val="none" w:sz="0" w:space="0" w:color="auto"/>
                <w:bottom w:val="none" w:sz="0" w:space="0" w:color="auto"/>
                <w:right w:val="none" w:sz="0" w:space="0" w:color="auto"/>
              </w:divBdr>
            </w:div>
            <w:div w:id="1712993815">
              <w:marLeft w:val="0"/>
              <w:marRight w:val="0"/>
              <w:marTop w:val="0"/>
              <w:marBottom w:val="0"/>
              <w:divBdr>
                <w:top w:val="none" w:sz="0" w:space="0" w:color="auto"/>
                <w:left w:val="none" w:sz="0" w:space="0" w:color="auto"/>
                <w:bottom w:val="none" w:sz="0" w:space="0" w:color="auto"/>
                <w:right w:val="none" w:sz="0" w:space="0" w:color="auto"/>
              </w:divBdr>
            </w:div>
            <w:div w:id="357968514">
              <w:marLeft w:val="0"/>
              <w:marRight w:val="0"/>
              <w:marTop w:val="0"/>
              <w:marBottom w:val="0"/>
              <w:divBdr>
                <w:top w:val="none" w:sz="0" w:space="0" w:color="auto"/>
                <w:left w:val="none" w:sz="0" w:space="0" w:color="auto"/>
                <w:bottom w:val="none" w:sz="0" w:space="0" w:color="auto"/>
                <w:right w:val="none" w:sz="0" w:space="0" w:color="auto"/>
              </w:divBdr>
            </w:div>
            <w:div w:id="1147554293">
              <w:marLeft w:val="0"/>
              <w:marRight w:val="0"/>
              <w:marTop w:val="0"/>
              <w:marBottom w:val="0"/>
              <w:divBdr>
                <w:top w:val="none" w:sz="0" w:space="0" w:color="auto"/>
                <w:left w:val="none" w:sz="0" w:space="0" w:color="auto"/>
                <w:bottom w:val="none" w:sz="0" w:space="0" w:color="auto"/>
                <w:right w:val="none" w:sz="0" w:space="0" w:color="auto"/>
              </w:divBdr>
            </w:div>
            <w:div w:id="1595743209">
              <w:marLeft w:val="0"/>
              <w:marRight w:val="0"/>
              <w:marTop w:val="0"/>
              <w:marBottom w:val="0"/>
              <w:divBdr>
                <w:top w:val="none" w:sz="0" w:space="0" w:color="auto"/>
                <w:left w:val="none" w:sz="0" w:space="0" w:color="auto"/>
                <w:bottom w:val="none" w:sz="0" w:space="0" w:color="auto"/>
                <w:right w:val="none" w:sz="0" w:space="0" w:color="auto"/>
              </w:divBdr>
            </w:div>
            <w:div w:id="1553033222">
              <w:marLeft w:val="0"/>
              <w:marRight w:val="0"/>
              <w:marTop w:val="0"/>
              <w:marBottom w:val="0"/>
              <w:divBdr>
                <w:top w:val="none" w:sz="0" w:space="0" w:color="auto"/>
                <w:left w:val="none" w:sz="0" w:space="0" w:color="auto"/>
                <w:bottom w:val="none" w:sz="0" w:space="0" w:color="auto"/>
                <w:right w:val="none" w:sz="0" w:space="0" w:color="auto"/>
              </w:divBdr>
            </w:div>
            <w:div w:id="1717193947">
              <w:marLeft w:val="0"/>
              <w:marRight w:val="0"/>
              <w:marTop w:val="0"/>
              <w:marBottom w:val="0"/>
              <w:divBdr>
                <w:top w:val="none" w:sz="0" w:space="0" w:color="auto"/>
                <w:left w:val="none" w:sz="0" w:space="0" w:color="auto"/>
                <w:bottom w:val="none" w:sz="0" w:space="0" w:color="auto"/>
                <w:right w:val="none" w:sz="0" w:space="0" w:color="auto"/>
              </w:divBdr>
            </w:div>
            <w:div w:id="181869173">
              <w:marLeft w:val="0"/>
              <w:marRight w:val="0"/>
              <w:marTop w:val="0"/>
              <w:marBottom w:val="0"/>
              <w:divBdr>
                <w:top w:val="none" w:sz="0" w:space="0" w:color="auto"/>
                <w:left w:val="none" w:sz="0" w:space="0" w:color="auto"/>
                <w:bottom w:val="none" w:sz="0" w:space="0" w:color="auto"/>
                <w:right w:val="none" w:sz="0" w:space="0" w:color="auto"/>
              </w:divBdr>
            </w:div>
            <w:div w:id="130829904">
              <w:marLeft w:val="0"/>
              <w:marRight w:val="0"/>
              <w:marTop w:val="0"/>
              <w:marBottom w:val="0"/>
              <w:divBdr>
                <w:top w:val="none" w:sz="0" w:space="0" w:color="auto"/>
                <w:left w:val="none" w:sz="0" w:space="0" w:color="auto"/>
                <w:bottom w:val="none" w:sz="0" w:space="0" w:color="auto"/>
                <w:right w:val="none" w:sz="0" w:space="0" w:color="auto"/>
              </w:divBdr>
            </w:div>
            <w:div w:id="67844634">
              <w:marLeft w:val="0"/>
              <w:marRight w:val="0"/>
              <w:marTop w:val="0"/>
              <w:marBottom w:val="0"/>
              <w:divBdr>
                <w:top w:val="none" w:sz="0" w:space="0" w:color="auto"/>
                <w:left w:val="none" w:sz="0" w:space="0" w:color="auto"/>
                <w:bottom w:val="none" w:sz="0" w:space="0" w:color="auto"/>
                <w:right w:val="none" w:sz="0" w:space="0" w:color="auto"/>
              </w:divBdr>
            </w:div>
            <w:div w:id="566263533">
              <w:marLeft w:val="0"/>
              <w:marRight w:val="0"/>
              <w:marTop w:val="0"/>
              <w:marBottom w:val="0"/>
              <w:divBdr>
                <w:top w:val="none" w:sz="0" w:space="0" w:color="auto"/>
                <w:left w:val="none" w:sz="0" w:space="0" w:color="auto"/>
                <w:bottom w:val="none" w:sz="0" w:space="0" w:color="auto"/>
                <w:right w:val="none" w:sz="0" w:space="0" w:color="auto"/>
              </w:divBdr>
            </w:div>
            <w:div w:id="2090032680">
              <w:marLeft w:val="0"/>
              <w:marRight w:val="0"/>
              <w:marTop w:val="0"/>
              <w:marBottom w:val="0"/>
              <w:divBdr>
                <w:top w:val="none" w:sz="0" w:space="0" w:color="auto"/>
                <w:left w:val="none" w:sz="0" w:space="0" w:color="auto"/>
                <w:bottom w:val="none" w:sz="0" w:space="0" w:color="auto"/>
                <w:right w:val="none" w:sz="0" w:space="0" w:color="auto"/>
              </w:divBdr>
            </w:div>
            <w:div w:id="1017192483">
              <w:marLeft w:val="0"/>
              <w:marRight w:val="0"/>
              <w:marTop w:val="0"/>
              <w:marBottom w:val="0"/>
              <w:divBdr>
                <w:top w:val="none" w:sz="0" w:space="0" w:color="auto"/>
                <w:left w:val="none" w:sz="0" w:space="0" w:color="auto"/>
                <w:bottom w:val="none" w:sz="0" w:space="0" w:color="auto"/>
                <w:right w:val="none" w:sz="0" w:space="0" w:color="auto"/>
              </w:divBdr>
            </w:div>
            <w:div w:id="1790975759">
              <w:marLeft w:val="0"/>
              <w:marRight w:val="0"/>
              <w:marTop w:val="0"/>
              <w:marBottom w:val="0"/>
              <w:divBdr>
                <w:top w:val="none" w:sz="0" w:space="0" w:color="auto"/>
                <w:left w:val="none" w:sz="0" w:space="0" w:color="auto"/>
                <w:bottom w:val="none" w:sz="0" w:space="0" w:color="auto"/>
                <w:right w:val="none" w:sz="0" w:space="0" w:color="auto"/>
              </w:divBdr>
            </w:div>
            <w:div w:id="255406773">
              <w:marLeft w:val="0"/>
              <w:marRight w:val="0"/>
              <w:marTop w:val="0"/>
              <w:marBottom w:val="0"/>
              <w:divBdr>
                <w:top w:val="none" w:sz="0" w:space="0" w:color="auto"/>
                <w:left w:val="none" w:sz="0" w:space="0" w:color="auto"/>
                <w:bottom w:val="none" w:sz="0" w:space="0" w:color="auto"/>
                <w:right w:val="none" w:sz="0" w:space="0" w:color="auto"/>
              </w:divBdr>
            </w:div>
            <w:div w:id="1503466012">
              <w:marLeft w:val="0"/>
              <w:marRight w:val="0"/>
              <w:marTop w:val="0"/>
              <w:marBottom w:val="0"/>
              <w:divBdr>
                <w:top w:val="none" w:sz="0" w:space="0" w:color="auto"/>
                <w:left w:val="none" w:sz="0" w:space="0" w:color="auto"/>
                <w:bottom w:val="none" w:sz="0" w:space="0" w:color="auto"/>
                <w:right w:val="none" w:sz="0" w:space="0" w:color="auto"/>
              </w:divBdr>
            </w:div>
            <w:div w:id="1381981155">
              <w:marLeft w:val="0"/>
              <w:marRight w:val="0"/>
              <w:marTop w:val="0"/>
              <w:marBottom w:val="0"/>
              <w:divBdr>
                <w:top w:val="none" w:sz="0" w:space="0" w:color="auto"/>
                <w:left w:val="none" w:sz="0" w:space="0" w:color="auto"/>
                <w:bottom w:val="none" w:sz="0" w:space="0" w:color="auto"/>
                <w:right w:val="none" w:sz="0" w:space="0" w:color="auto"/>
              </w:divBdr>
            </w:div>
            <w:div w:id="732120380">
              <w:marLeft w:val="0"/>
              <w:marRight w:val="0"/>
              <w:marTop w:val="0"/>
              <w:marBottom w:val="0"/>
              <w:divBdr>
                <w:top w:val="none" w:sz="0" w:space="0" w:color="auto"/>
                <w:left w:val="none" w:sz="0" w:space="0" w:color="auto"/>
                <w:bottom w:val="none" w:sz="0" w:space="0" w:color="auto"/>
                <w:right w:val="none" w:sz="0" w:space="0" w:color="auto"/>
              </w:divBdr>
            </w:div>
            <w:div w:id="909999513">
              <w:marLeft w:val="0"/>
              <w:marRight w:val="0"/>
              <w:marTop w:val="0"/>
              <w:marBottom w:val="0"/>
              <w:divBdr>
                <w:top w:val="none" w:sz="0" w:space="0" w:color="auto"/>
                <w:left w:val="none" w:sz="0" w:space="0" w:color="auto"/>
                <w:bottom w:val="none" w:sz="0" w:space="0" w:color="auto"/>
                <w:right w:val="none" w:sz="0" w:space="0" w:color="auto"/>
              </w:divBdr>
            </w:div>
            <w:div w:id="1937638439">
              <w:marLeft w:val="0"/>
              <w:marRight w:val="0"/>
              <w:marTop w:val="0"/>
              <w:marBottom w:val="0"/>
              <w:divBdr>
                <w:top w:val="none" w:sz="0" w:space="0" w:color="auto"/>
                <w:left w:val="none" w:sz="0" w:space="0" w:color="auto"/>
                <w:bottom w:val="none" w:sz="0" w:space="0" w:color="auto"/>
                <w:right w:val="none" w:sz="0" w:space="0" w:color="auto"/>
              </w:divBdr>
            </w:div>
            <w:div w:id="1503356218">
              <w:marLeft w:val="0"/>
              <w:marRight w:val="0"/>
              <w:marTop w:val="0"/>
              <w:marBottom w:val="0"/>
              <w:divBdr>
                <w:top w:val="none" w:sz="0" w:space="0" w:color="auto"/>
                <w:left w:val="none" w:sz="0" w:space="0" w:color="auto"/>
                <w:bottom w:val="none" w:sz="0" w:space="0" w:color="auto"/>
                <w:right w:val="none" w:sz="0" w:space="0" w:color="auto"/>
              </w:divBdr>
            </w:div>
            <w:div w:id="310796561">
              <w:marLeft w:val="0"/>
              <w:marRight w:val="0"/>
              <w:marTop w:val="0"/>
              <w:marBottom w:val="0"/>
              <w:divBdr>
                <w:top w:val="none" w:sz="0" w:space="0" w:color="auto"/>
                <w:left w:val="none" w:sz="0" w:space="0" w:color="auto"/>
                <w:bottom w:val="none" w:sz="0" w:space="0" w:color="auto"/>
                <w:right w:val="none" w:sz="0" w:space="0" w:color="auto"/>
              </w:divBdr>
            </w:div>
            <w:div w:id="1916234925">
              <w:marLeft w:val="0"/>
              <w:marRight w:val="0"/>
              <w:marTop w:val="0"/>
              <w:marBottom w:val="0"/>
              <w:divBdr>
                <w:top w:val="none" w:sz="0" w:space="0" w:color="auto"/>
                <w:left w:val="none" w:sz="0" w:space="0" w:color="auto"/>
                <w:bottom w:val="none" w:sz="0" w:space="0" w:color="auto"/>
                <w:right w:val="none" w:sz="0" w:space="0" w:color="auto"/>
              </w:divBdr>
            </w:div>
            <w:div w:id="1106929658">
              <w:marLeft w:val="0"/>
              <w:marRight w:val="0"/>
              <w:marTop w:val="0"/>
              <w:marBottom w:val="0"/>
              <w:divBdr>
                <w:top w:val="none" w:sz="0" w:space="0" w:color="auto"/>
                <w:left w:val="none" w:sz="0" w:space="0" w:color="auto"/>
                <w:bottom w:val="none" w:sz="0" w:space="0" w:color="auto"/>
                <w:right w:val="none" w:sz="0" w:space="0" w:color="auto"/>
              </w:divBdr>
            </w:div>
            <w:div w:id="419570677">
              <w:marLeft w:val="0"/>
              <w:marRight w:val="0"/>
              <w:marTop w:val="0"/>
              <w:marBottom w:val="0"/>
              <w:divBdr>
                <w:top w:val="none" w:sz="0" w:space="0" w:color="auto"/>
                <w:left w:val="none" w:sz="0" w:space="0" w:color="auto"/>
                <w:bottom w:val="none" w:sz="0" w:space="0" w:color="auto"/>
                <w:right w:val="none" w:sz="0" w:space="0" w:color="auto"/>
              </w:divBdr>
            </w:div>
            <w:div w:id="236132724">
              <w:marLeft w:val="0"/>
              <w:marRight w:val="0"/>
              <w:marTop w:val="0"/>
              <w:marBottom w:val="0"/>
              <w:divBdr>
                <w:top w:val="none" w:sz="0" w:space="0" w:color="auto"/>
                <w:left w:val="none" w:sz="0" w:space="0" w:color="auto"/>
                <w:bottom w:val="none" w:sz="0" w:space="0" w:color="auto"/>
                <w:right w:val="none" w:sz="0" w:space="0" w:color="auto"/>
              </w:divBdr>
            </w:div>
            <w:div w:id="2057851043">
              <w:marLeft w:val="0"/>
              <w:marRight w:val="0"/>
              <w:marTop w:val="0"/>
              <w:marBottom w:val="0"/>
              <w:divBdr>
                <w:top w:val="none" w:sz="0" w:space="0" w:color="auto"/>
                <w:left w:val="none" w:sz="0" w:space="0" w:color="auto"/>
                <w:bottom w:val="none" w:sz="0" w:space="0" w:color="auto"/>
                <w:right w:val="none" w:sz="0" w:space="0" w:color="auto"/>
              </w:divBdr>
            </w:div>
            <w:div w:id="667830253">
              <w:marLeft w:val="0"/>
              <w:marRight w:val="0"/>
              <w:marTop w:val="0"/>
              <w:marBottom w:val="0"/>
              <w:divBdr>
                <w:top w:val="none" w:sz="0" w:space="0" w:color="auto"/>
                <w:left w:val="none" w:sz="0" w:space="0" w:color="auto"/>
                <w:bottom w:val="none" w:sz="0" w:space="0" w:color="auto"/>
                <w:right w:val="none" w:sz="0" w:space="0" w:color="auto"/>
              </w:divBdr>
            </w:div>
            <w:div w:id="1637371161">
              <w:marLeft w:val="0"/>
              <w:marRight w:val="0"/>
              <w:marTop w:val="0"/>
              <w:marBottom w:val="0"/>
              <w:divBdr>
                <w:top w:val="none" w:sz="0" w:space="0" w:color="auto"/>
                <w:left w:val="none" w:sz="0" w:space="0" w:color="auto"/>
                <w:bottom w:val="none" w:sz="0" w:space="0" w:color="auto"/>
                <w:right w:val="none" w:sz="0" w:space="0" w:color="auto"/>
              </w:divBdr>
            </w:div>
            <w:div w:id="1382291164">
              <w:marLeft w:val="0"/>
              <w:marRight w:val="0"/>
              <w:marTop w:val="0"/>
              <w:marBottom w:val="0"/>
              <w:divBdr>
                <w:top w:val="none" w:sz="0" w:space="0" w:color="auto"/>
                <w:left w:val="none" w:sz="0" w:space="0" w:color="auto"/>
                <w:bottom w:val="none" w:sz="0" w:space="0" w:color="auto"/>
                <w:right w:val="none" w:sz="0" w:space="0" w:color="auto"/>
              </w:divBdr>
            </w:div>
            <w:div w:id="2043364808">
              <w:marLeft w:val="0"/>
              <w:marRight w:val="0"/>
              <w:marTop w:val="0"/>
              <w:marBottom w:val="0"/>
              <w:divBdr>
                <w:top w:val="none" w:sz="0" w:space="0" w:color="auto"/>
                <w:left w:val="none" w:sz="0" w:space="0" w:color="auto"/>
                <w:bottom w:val="none" w:sz="0" w:space="0" w:color="auto"/>
                <w:right w:val="none" w:sz="0" w:space="0" w:color="auto"/>
              </w:divBdr>
            </w:div>
            <w:div w:id="834884287">
              <w:marLeft w:val="0"/>
              <w:marRight w:val="0"/>
              <w:marTop w:val="0"/>
              <w:marBottom w:val="0"/>
              <w:divBdr>
                <w:top w:val="none" w:sz="0" w:space="0" w:color="auto"/>
                <w:left w:val="none" w:sz="0" w:space="0" w:color="auto"/>
                <w:bottom w:val="none" w:sz="0" w:space="0" w:color="auto"/>
                <w:right w:val="none" w:sz="0" w:space="0" w:color="auto"/>
              </w:divBdr>
            </w:div>
            <w:div w:id="456339105">
              <w:marLeft w:val="0"/>
              <w:marRight w:val="0"/>
              <w:marTop w:val="0"/>
              <w:marBottom w:val="0"/>
              <w:divBdr>
                <w:top w:val="none" w:sz="0" w:space="0" w:color="auto"/>
                <w:left w:val="none" w:sz="0" w:space="0" w:color="auto"/>
                <w:bottom w:val="none" w:sz="0" w:space="0" w:color="auto"/>
                <w:right w:val="none" w:sz="0" w:space="0" w:color="auto"/>
              </w:divBdr>
            </w:div>
            <w:div w:id="1934512232">
              <w:marLeft w:val="0"/>
              <w:marRight w:val="0"/>
              <w:marTop w:val="0"/>
              <w:marBottom w:val="0"/>
              <w:divBdr>
                <w:top w:val="none" w:sz="0" w:space="0" w:color="auto"/>
                <w:left w:val="none" w:sz="0" w:space="0" w:color="auto"/>
                <w:bottom w:val="none" w:sz="0" w:space="0" w:color="auto"/>
                <w:right w:val="none" w:sz="0" w:space="0" w:color="auto"/>
              </w:divBdr>
            </w:div>
            <w:div w:id="877013397">
              <w:marLeft w:val="0"/>
              <w:marRight w:val="0"/>
              <w:marTop w:val="0"/>
              <w:marBottom w:val="0"/>
              <w:divBdr>
                <w:top w:val="none" w:sz="0" w:space="0" w:color="auto"/>
                <w:left w:val="none" w:sz="0" w:space="0" w:color="auto"/>
                <w:bottom w:val="none" w:sz="0" w:space="0" w:color="auto"/>
                <w:right w:val="none" w:sz="0" w:space="0" w:color="auto"/>
              </w:divBdr>
            </w:div>
            <w:div w:id="1514340977">
              <w:marLeft w:val="0"/>
              <w:marRight w:val="0"/>
              <w:marTop w:val="0"/>
              <w:marBottom w:val="0"/>
              <w:divBdr>
                <w:top w:val="none" w:sz="0" w:space="0" w:color="auto"/>
                <w:left w:val="none" w:sz="0" w:space="0" w:color="auto"/>
                <w:bottom w:val="none" w:sz="0" w:space="0" w:color="auto"/>
                <w:right w:val="none" w:sz="0" w:space="0" w:color="auto"/>
              </w:divBdr>
            </w:div>
            <w:div w:id="853766779">
              <w:marLeft w:val="0"/>
              <w:marRight w:val="0"/>
              <w:marTop w:val="0"/>
              <w:marBottom w:val="0"/>
              <w:divBdr>
                <w:top w:val="none" w:sz="0" w:space="0" w:color="auto"/>
                <w:left w:val="none" w:sz="0" w:space="0" w:color="auto"/>
                <w:bottom w:val="none" w:sz="0" w:space="0" w:color="auto"/>
                <w:right w:val="none" w:sz="0" w:space="0" w:color="auto"/>
              </w:divBdr>
            </w:div>
            <w:div w:id="2090420979">
              <w:marLeft w:val="0"/>
              <w:marRight w:val="0"/>
              <w:marTop w:val="0"/>
              <w:marBottom w:val="0"/>
              <w:divBdr>
                <w:top w:val="none" w:sz="0" w:space="0" w:color="auto"/>
                <w:left w:val="none" w:sz="0" w:space="0" w:color="auto"/>
                <w:bottom w:val="none" w:sz="0" w:space="0" w:color="auto"/>
                <w:right w:val="none" w:sz="0" w:space="0" w:color="auto"/>
              </w:divBdr>
            </w:div>
            <w:div w:id="1901287771">
              <w:marLeft w:val="0"/>
              <w:marRight w:val="0"/>
              <w:marTop w:val="0"/>
              <w:marBottom w:val="0"/>
              <w:divBdr>
                <w:top w:val="none" w:sz="0" w:space="0" w:color="auto"/>
                <w:left w:val="none" w:sz="0" w:space="0" w:color="auto"/>
                <w:bottom w:val="none" w:sz="0" w:space="0" w:color="auto"/>
                <w:right w:val="none" w:sz="0" w:space="0" w:color="auto"/>
              </w:divBdr>
            </w:div>
            <w:div w:id="230237302">
              <w:marLeft w:val="0"/>
              <w:marRight w:val="0"/>
              <w:marTop w:val="0"/>
              <w:marBottom w:val="0"/>
              <w:divBdr>
                <w:top w:val="none" w:sz="0" w:space="0" w:color="auto"/>
                <w:left w:val="none" w:sz="0" w:space="0" w:color="auto"/>
                <w:bottom w:val="none" w:sz="0" w:space="0" w:color="auto"/>
                <w:right w:val="none" w:sz="0" w:space="0" w:color="auto"/>
              </w:divBdr>
            </w:div>
            <w:div w:id="1714958828">
              <w:marLeft w:val="0"/>
              <w:marRight w:val="0"/>
              <w:marTop w:val="0"/>
              <w:marBottom w:val="0"/>
              <w:divBdr>
                <w:top w:val="none" w:sz="0" w:space="0" w:color="auto"/>
                <w:left w:val="none" w:sz="0" w:space="0" w:color="auto"/>
                <w:bottom w:val="none" w:sz="0" w:space="0" w:color="auto"/>
                <w:right w:val="none" w:sz="0" w:space="0" w:color="auto"/>
              </w:divBdr>
            </w:div>
            <w:div w:id="835801382">
              <w:marLeft w:val="0"/>
              <w:marRight w:val="0"/>
              <w:marTop w:val="0"/>
              <w:marBottom w:val="0"/>
              <w:divBdr>
                <w:top w:val="none" w:sz="0" w:space="0" w:color="auto"/>
                <w:left w:val="none" w:sz="0" w:space="0" w:color="auto"/>
                <w:bottom w:val="none" w:sz="0" w:space="0" w:color="auto"/>
                <w:right w:val="none" w:sz="0" w:space="0" w:color="auto"/>
              </w:divBdr>
            </w:div>
            <w:div w:id="879513592">
              <w:marLeft w:val="0"/>
              <w:marRight w:val="0"/>
              <w:marTop w:val="0"/>
              <w:marBottom w:val="0"/>
              <w:divBdr>
                <w:top w:val="none" w:sz="0" w:space="0" w:color="auto"/>
                <w:left w:val="none" w:sz="0" w:space="0" w:color="auto"/>
                <w:bottom w:val="none" w:sz="0" w:space="0" w:color="auto"/>
                <w:right w:val="none" w:sz="0" w:space="0" w:color="auto"/>
              </w:divBdr>
            </w:div>
            <w:div w:id="1827044870">
              <w:marLeft w:val="0"/>
              <w:marRight w:val="0"/>
              <w:marTop w:val="0"/>
              <w:marBottom w:val="0"/>
              <w:divBdr>
                <w:top w:val="none" w:sz="0" w:space="0" w:color="auto"/>
                <w:left w:val="none" w:sz="0" w:space="0" w:color="auto"/>
                <w:bottom w:val="none" w:sz="0" w:space="0" w:color="auto"/>
                <w:right w:val="none" w:sz="0" w:space="0" w:color="auto"/>
              </w:divBdr>
            </w:div>
            <w:div w:id="1272274763">
              <w:marLeft w:val="0"/>
              <w:marRight w:val="0"/>
              <w:marTop w:val="0"/>
              <w:marBottom w:val="0"/>
              <w:divBdr>
                <w:top w:val="none" w:sz="0" w:space="0" w:color="auto"/>
                <w:left w:val="none" w:sz="0" w:space="0" w:color="auto"/>
                <w:bottom w:val="none" w:sz="0" w:space="0" w:color="auto"/>
                <w:right w:val="none" w:sz="0" w:space="0" w:color="auto"/>
              </w:divBdr>
            </w:div>
            <w:div w:id="1677801516">
              <w:marLeft w:val="0"/>
              <w:marRight w:val="0"/>
              <w:marTop w:val="0"/>
              <w:marBottom w:val="0"/>
              <w:divBdr>
                <w:top w:val="none" w:sz="0" w:space="0" w:color="auto"/>
                <w:left w:val="none" w:sz="0" w:space="0" w:color="auto"/>
                <w:bottom w:val="none" w:sz="0" w:space="0" w:color="auto"/>
                <w:right w:val="none" w:sz="0" w:space="0" w:color="auto"/>
              </w:divBdr>
            </w:div>
            <w:div w:id="140460670">
              <w:marLeft w:val="0"/>
              <w:marRight w:val="0"/>
              <w:marTop w:val="0"/>
              <w:marBottom w:val="0"/>
              <w:divBdr>
                <w:top w:val="none" w:sz="0" w:space="0" w:color="auto"/>
                <w:left w:val="none" w:sz="0" w:space="0" w:color="auto"/>
                <w:bottom w:val="none" w:sz="0" w:space="0" w:color="auto"/>
                <w:right w:val="none" w:sz="0" w:space="0" w:color="auto"/>
              </w:divBdr>
            </w:div>
            <w:div w:id="158079492">
              <w:marLeft w:val="0"/>
              <w:marRight w:val="0"/>
              <w:marTop w:val="0"/>
              <w:marBottom w:val="0"/>
              <w:divBdr>
                <w:top w:val="none" w:sz="0" w:space="0" w:color="auto"/>
                <w:left w:val="none" w:sz="0" w:space="0" w:color="auto"/>
                <w:bottom w:val="none" w:sz="0" w:space="0" w:color="auto"/>
                <w:right w:val="none" w:sz="0" w:space="0" w:color="auto"/>
              </w:divBdr>
            </w:div>
            <w:div w:id="189994192">
              <w:marLeft w:val="0"/>
              <w:marRight w:val="0"/>
              <w:marTop w:val="0"/>
              <w:marBottom w:val="0"/>
              <w:divBdr>
                <w:top w:val="none" w:sz="0" w:space="0" w:color="auto"/>
                <w:left w:val="none" w:sz="0" w:space="0" w:color="auto"/>
                <w:bottom w:val="none" w:sz="0" w:space="0" w:color="auto"/>
                <w:right w:val="none" w:sz="0" w:space="0" w:color="auto"/>
              </w:divBdr>
            </w:div>
            <w:div w:id="169026243">
              <w:marLeft w:val="0"/>
              <w:marRight w:val="0"/>
              <w:marTop w:val="0"/>
              <w:marBottom w:val="0"/>
              <w:divBdr>
                <w:top w:val="none" w:sz="0" w:space="0" w:color="auto"/>
                <w:left w:val="none" w:sz="0" w:space="0" w:color="auto"/>
                <w:bottom w:val="none" w:sz="0" w:space="0" w:color="auto"/>
                <w:right w:val="none" w:sz="0" w:space="0" w:color="auto"/>
              </w:divBdr>
            </w:div>
            <w:div w:id="350955417">
              <w:marLeft w:val="0"/>
              <w:marRight w:val="0"/>
              <w:marTop w:val="0"/>
              <w:marBottom w:val="0"/>
              <w:divBdr>
                <w:top w:val="none" w:sz="0" w:space="0" w:color="auto"/>
                <w:left w:val="none" w:sz="0" w:space="0" w:color="auto"/>
                <w:bottom w:val="none" w:sz="0" w:space="0" w:color="auto"/>
                <w:right w:val="none" w:sz="0" w:space="0" w:color="auto"/>
              </w:divBdr>
            </w:div>
            <w:div w:id="868294077">
              <w:marLeft w:val="0"/>
              <w:marRight w:val="0"/>
              <w:marTop w:val="0"/>
              <w:marBottom w:val="0"/>
              <w:divBdr>
                <w:top w:val="none" w:sz="0" w:space="0" w:color="auto"/>
                <w:left w:val="none" w:sz="0" w:space="0" w:color="auto"/>
                <w:bottom w:val="none" w:sz="0" w:space="0" w:color="auto"/>
                <w:right w:val="none" w:sz="0" w:space="0" w:color="auto"/>
              </w:divBdr>
            </w:div>
            <w:div w:id="2011717136">
              <w:marLeft w:val="0"/>
              <w:marRight w:val="0"/>
              <w:marTop w:val="0"/>
              <w:marBottom w:val="0"/>
              <w:divBdr>
                <w:top w:val="none" w:sz="0" w:space="0" w:color="auto"/>
                <w:left w:val="none" w:sz="0" w:space="0" w:color="auto"/>
                <w:bottom w:val="none" w:sz="0" w:space="0" w:color="auto"/>
                <w:right w:val="none" w:sz="0" w:space="0" w:color="auto"/>
              </w:divBdr>
            </w:div>
            <w:div w:id="514342740">
              <w:marLeft w:val="0"/>
              <w:marRight w:val="0"/>
              <w:marTop w:val="0"/>
              <w:marBottom w:val="0"/>
              <w:divBdr>
                <w:top w:val="none" w:sz="0" w:space="0" w:color="auto"/>
                <w:left w:val="none" w:sz="0" w:space="0" w:color="auto"/>
                <w:bottom w:val="none" w:sz="0" w:space="0" w:color="auto"/>
                <w:right w:val="none" w:sz="0" w:space="0" w:color="auto"/>
              </w:divBdr>
            </w:div>
            <w:div w:id="443576514">
              <w:marLeft w:val="0"/>
              <w:marRight w:val="0"/>
              <w:marTop w:val="0"/>
              <w:marBottom w:val="0"/>
              <w:divBdr>
                <w:top w:val="none" w:sz="0" w:space="0" w:color="auto"/>
                <w:left w:val="none" w:sz="0" w:space="0" w:color="auto"/>
                <w:bottom w:val="none" w:sz="0" w:space="0" w:color="auto"/>
                <w:right w:val="none" w:sz="0" w:space="0" w:color="auto"/>
              </w:divBdr>
            </w:div>
            <w:div w:id="15538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11659">
      <w:bodyDiv w:val="1"/>
      <w:marLeft w:val="0"/>
      <w:marRight w:val="0"/>
      <w:marTop w:val="0"/>
      <w:marBottom w:val="0"/>
      <w:divBdr>
        <w:top w:val="none" w:sz="0" w:space="0" w:color="auto"/>
        <w:left w:val="none" w:sz="0" w:space="0" w:color="auto"/>
        <w:bottom w:val="none" w:sz="0" w:space="0" w:color="auto"/>
        <w:right w:val="none" w:sz="0" w:space="0" w:color="auto"/>
      </w:divBdr>
      <w:divsChild>
        <w:div w:id="393428655">
          <w:marLeft w:val="0"/>
          <w:marRight w:val="0"/>
          <w:marTop w:val="0"/>
          <w:marBottom w:val="0"/>
          <w:divBdr>
            <w:top w:val="none" w:sz="0" w:space="0" w:color="auto"/>
            <w:left w:val="none" w:sz="0" w:space="0" w:color="auto"/>
            <w:bottom w:val="none" w:sz="0" w:space="0" w:color="auto"/>
            <w:right w:val="none" w:sz="0" w:space="0" w:color="auto"/>
          </w:divBdr>
          <w:divsChild>
            <w:div w:id="1836335011">
              <w:marLeft w:val="0"/>
              <w:marRight w:val="0"/>
              <w:marTop w:val="0"/>
              <w:marBottom w:val="0"/>
              <w:divBdr>
                <w:top w:val="none" w:sz="0" w:space="0" w:color="auto"/>
                <w:left w:val="none" w:sz="0" w:space="0" w:color="auto"/>
                <w:bottom w:val="none" w:sz="0" w:space="0" w:color="auto"/>
                <w:right w:val="none" w:sz="0" w:space="0" w:color="auto"/>
              </w:divBdr>
            </w:div>
            <w:div w:id="1912961423">
              <w:marLeft w:val="0"/>
              <w:marRight w:val="0"/>
              <w:marTop w:val="0"/>
              <w:marBottom w:val="0"/>
              <w:divBdr>
                <w:top w:val="none" w:sz="0" w:space="0" w:color="auto"/>
                <w:left w:val="none" w:sz="0" w:space="0" w:color="auto"/>
                <w:bottom w:val="none" w:sz="0" w:space="0" w:color="auto"/>
                <w:right w:val="none" w:sz="0" w:space="0" w:color="auto"/>
              </w:divBdr>
            </w:div>
            <w:div w:id="2111506240">
              <w:marLeft w:val="0"/>
              <w:marRight w:val="0"/>
              <w:marTop w:val="0"/>
              <w:marBottom w:val="0"/>
              <w:divBdr>
                <w:top w:val="none" w:sz="0" w:space="0" w:color="auto"/>
                <w:left w:val="none" w:sz="0" w:space="0" w:color="auto"/>
                <w:bottom w:val="none" w:sz="0" w:space="0" w:color="auto"/>
                <w:right w:val="none" w:sz="0" w:space="0" w:color="auto"/>
              </w:divBdr>
            </w:div>
            <w:div w:id="862134943">
              <w:marLeft w:val="0"/>
              <w:marRight w:val="0"/>
              <w:marTop w:val="0"/>
              <w:marBottom w:val="0"/>
              <w:divBdr>
                <w:top w:val="none" w:sz="0" w:space="0" w:color="auto"/>
                <w:left w:val="none" w:sz="0" w:space="0" w:color="auto"/>
                <w:bottom w:val="none" w:sz="0" w:space="0" w:color="auto"/>
                <w:right w:val="none" w:sz="0" w:space="0" w:color="auto"/>
              </w:divBdr>
            </w:div>
            <w:div w:id="1074931828">
              <w:marLeft w:val="0"/>
              <w:marRight w:val="0"/>
              <w:marTop w:val="0"/>
              <w:marBottom w:val="0"/>
              <w:divBdr>
                <w:top w:val="none" w:sz="0" w:space="0" w:color="auto"/>
                <w:left w:val="none" w:sz="0" w:space="0" w:color="auto"/>
                <w:bottom w:val="none" w:sz="0" w:space="0" w:color="auto"/>
                <w:right w:val="none" w:sz="0" w:space="0" w:color="auto"/>
              </w:divBdr>
            </w:div>
            <w:div w:id="1868836705">
              <w:marLeft w:val="0"/>
              <w:marRight w:val="0"/>
              <w:marTop w:val="0"/>
              <w:marBottom w:val="0"/>
              <w:divBdr>
                <w:top w:val="none" w:sz="0" w:space="0" w:color="auto"/>
                <w:left w:val="none" w:sz="0" w:space="0" w:color="auto"/>
                <w:bottom w:val="none" w:sz="0" w:space="0" w:color="auto"/>
                <w:right w:val="none" w:sz="0" w:space="0" w:color="auto"/>
              </w:divBdr>
            </w:div>
            <w:div w:id="1113131142">
              <w:marLeft w:val="0"/>
              <w:marRight w:val="0"/>
              <w:marTop w:val="0"/>
              <w:marBottom w:val="0"/>
              <w:divBdr>
                <w:top w:val="none" w:sz="0" w:space="0" w:color="auto"/>
                <w:left w:val="none" w:sz="0" w:space="0" w:color="auto"/>
                <w:bottom w:val="none" w:sz="0" w:space="0" w:color="auto"/>
                <w:right w:val="none" w:sz="0" w:space="0" w:color="auto"/>
              </w:divBdr>
            </w:div>
            <w:div w:id="82190317">
              <w:marLeft w:val="0"/>
              <w:marRight w:val="0"/>
              <w:marTop w:val="0"/>
              <w:marBottom w:val="0"/>
              <w:divBdr>
                <w:top w:val="none" w:sz="0" w:space="0" w:color="auto"/>
                <w:left w:val="none" w:sz="0" w:space="0" w:color="auto"/>
                <w:bottom w:val="none" w:sz="0" w:space="0" w:color="auto"/>
                <w:right w:val="none" w:sz="0" w:space="0" w:color="auto"/>
              </w:divBdr>
            </w:div>
            <w:div w:id="1483886514">
              <w:marLeft w:val="0"/>
              <w:marRight w:val="0"/>
              <w:marTop w:val="0"/>
              <w:marBottom w:val="0"/>
              <w:divBdr>
                <w:top w:val="none" w:sz="0" w:space="0" w:color="auto"/>
                <w:left w:val="none" w:sz="0" w:space="0" w:color="auto"/>
                <w:bottom w:val="none" w:sz="0" w:space="0" w:color="auto"/>
                <w:right w:val="none" w:sz="0" w:space="0" w:color="auto"/>
              </w:divBdr>
            </w:div>
            <w:div w:id="53047627">
              <w:marLeft w:val="0"/>
              <w:marRight w:val="0"/>
              <w:marTop w:val="0"/>
              <w:marBottom w:val="0"/>
              <w:divBdr>
                <w:top w:val="none" w:sz="0" w:space="0" w:color="auto"/>
                <w:left w:val="none" w:sz="0" w:space="0" w:color="auto"/>
                <w:bottom w:val="none" w:sz="0" w:space="0" w:color="auto"/>
                <w:right w:val="none" w:sz="0" w:space="0" w:color="auto"/>
              </w:divBdr>
            </w:div>
            <w:div w:id="2069836523">
              <w:marLeft w:val="0"/>
              <w:marRight w:val="0"/>
              <w:marTop w:val="0"/>
              <w:marBottom w:val="0"/>
              <w:divBdr>
                <w:top w:val="none" w:sz="0" w:space="0" w:color="auto"/>
                <w:left w:val="none" w:sz="0" w:space="0" w:color="auto"/>
                <w:bottom w:val="none" w:sz="0" w:space="0" w:color="auto"/>
                <w:right w:val="none" w:sz="0" w:space="0" w:color="auto"/>
              </w:divBdr>
            </w:div>
            <w:div w:id="1834909313">
              <w:marLeft w:val="0"/>
              <w:marRight w:val="0"/>
              <w:marTop w:val="0"/>
              <w:marBottom w:val="0"/>
              <w:divBdr>
                <w:top w:val="none" w:sz="0" w:space="0" w:color="auto"/>
                <w:left w:val="none" w:sz="0" w:space="0" w:color="auto"/>
                <w:bottom w:val="none" w:sz="0" w:space="0" w:color="auto"/>
                <w:right w:val="none" w:sz="0" w:space="0" w:color="auto"/>
              </w:divBdr>
            </w:div>
            <w:div w:id="1223374359">
              <w:marLeft w:val="0"/>
              <w:marRight w:val="0"/>
              <w:marTop w:val="0"/>
              <w:marBottom w:val="0"/>
              <w:divBdr>
                <w:top w:val="none" w:sz="0" w:space="0" w:color="auto"/>
                <w:left w:val="none" w:sz="0" w:space="0" w:color="auto"/>
                <w:bottom w:val="none" w:sz="0" w:space="0" w:color="auto"/>
                <w:right w:val="none" w:sz="0" w:space="0" w:color="auto"/>
              </w:divBdr>
            </w:div>
            <w:div w:id="703404852">
              <w:marLeft w:val="0"/>
              <w:marRight w:val="0"/>
              <w:marTop w:val="0"/>
              <w:marBottom w:val="0"/>
              <w:divBdr>
                <w:top w:val="none" w:sz="0" w:space="0" w:color="auto"/>
                <w:left w:val="none" w:sz="0" w:space="0" w:color="auto"/>
                <w:bottom w:val="none" w:sz="0" w:space="0" w:color="auto"/>
                <w:right w:val="none" w:sz="0" w:space="0" w:color="auto"/>
              </w:divBdr>
            </w:div>
            <w:div w:id="793451745">
              <w:marLeft w:val="0"/>
              <w:marRight w:val="0"/>
              <w:marTop w:val="0"/>
              <w:marBottom w:val="0"/>
              <w:divBdr>
                <w:top w:val="none" w:sz="0" w:space="0" w:color="auto"/>
                <w:left w:val="none" w:sz="0" w:space="0" w:color="auto"/>
                <w:bottom w:val="none" w:sz="0" w:space="0" w:color="auto"/>
                <w:right w:val="none" w:sz="0" w:space="0" w:color="auto"/>
              </w:divBdr>
            </w:div>
            <w:div w:id="9529324">
              <w:marLeft w:val="0"/>
              <w:marRight w:val="0"/>
              <w:marTop w:val="0"/>
              <w:marBottom w:val="0"/>
              <w:divBdr>
                <w:top w:val="none" w:sz="0" w:space="0" w:color="auto"/>
                <w:left w:val="none" w:sz="0" w:space="0" w:color="auto"/>
                <w:bottom w:val="none" w:sz="0" w:space="0" w:color="auto"/>
                <w:right w:val="none" w:sz="0" w:space="0" w:color="auto"/>
              </w:divBdr>
            </w:div>
            <w:div w:id="1732849880">
              <w:marLeft w:val="0"/>
              <w:marRight w:val="0"/>
              <w:marTop w:val="0"/>
              <w:marBottom w:val="0"/>
              <w:divBdr>
                <w:top w:val="none" w:sz="0" w:space="0" w:color="auto"/>
                <w:left w:val="none" w:sz="0" w:space="0" w:color="auto"/>
                <w:bottom w:val="none" w:sz="0" w:space="0" w:color="auto"/>
                <w:right w:val="none" w:sz="0" w:space="0" w:color="auto"/>
              </w:divBdr>
            </w:div>
            <w:div w:id="1718167434">
              <w:marLeft w:val="0"/>
              <w:marRight w:val="0"/>
              <w:marTop w:val="0"/>
              <w:marBottom w:val="0"/>
              <w:divBdr>
                <w:top w:val="none" w:sz="0" w:space="0" w:color="auto"/>
                <w:left w:val="none" w:sz="0" w:space="0" w:color="auto"/>
                <w:bottom w:val="none" w:sz="0" w:space="0" w:color="auto"/>
                <w:right w:val="none" w:sz="0" w:space="0" w:color="auto"/>
              </w:divBdr>
            </w:div>
            <w:div w:id="1962224564">
              <w:marLeft w:val="0"/>
              <w:marRight w:val="0"/>
              <w:marTop w:val="0"/>
              <w:marBottom w:val="0"/>
              <w:divBdr>
                <w:top w:val="none" w:sz="0" w:space="0" w:color="auto"/>
                <w:left w:val="none" w:sz="0" w:space="0" w:color="auto"/>
                <w:bottom w:val="none" w:sz="0" w:space="0" w:color="auto"/>
                <w:right w:val="none" w:sz="0" w:space="0" w:color="auto"/>
              </w:divBdr>
            </w:div>
            <w:div w:id="671302527">
              <w:marLeft w:val="0"/>
              <w:marRight w:val="0"/>
              <w:marTop w:val="0"/>
              <w:marBottom w:val="0"/>
              <w:divBdr>
                <w:top w:val="none" w:sz="0" w:space="0" w:color="auto"/>
                <w:left w:val="none" w:sz="0" w:space="0" w:color="auto"/>
                <w:bottom w:val="none" w:sz="0" w:space="0" w:color="auto"/>
                <w:right w:val="none" w:sz="0" w:space="0" w:color="auto"/>
              </w:divBdr>
            </w:div>
            <w:div w:id="1943486515">
              <w:marLeft w:val="0"/>
              <w:marRight w:val="0"/>
              <w:marTop w:val="0"/>
              <w:marBottom w:val="0"/>
              <w:divBdr>
                <w:top w:val="none" w:sz="0" w:space="0" w:color="auto"/>
                <w:left w:val="none" w:sz="0" w:space="0" w:color="auto"/>
                <w:bottom w:val="none" w:sz="0" w:space="0" w:color="auto"/>
                <w:right w:val="none" w:sz="0" w:space="0" w:color="auto"/>
              </w:divBdr>
            </w:div>
            <w:div w:id="246234657">
              <w:marLeft w:val="0"/>
              <w:marRight w:val="0"/>
              <w:marTop w:val="0"/>
              <w:marBottom w:val="0"/>
              <w:divBdr>
                <w:top w:val="none" w:sz="0" w:space="0" w:color="auto"/>
                <w:left w:val="none" w:sz="0" w:space="0" w:color="auto"/>
                <w:bottom w:val="none" w:sz="0" w:space="0" w:color="auto"/>
                <w:right w:val="none" w:sz="0" w:space="0" w:color="auto"/>
              </w:divBdr>
            </w:div>
            <w:div w:id="120534104">
              <w:marLeft w:val="0"/>
              <w:marRight w:val="0"/>
              <w:marTop w:val="0"/>
              <w:marBottom w:val="0"/>
              <w:divBdr>
                <w:top w:val="none" w:sz="0" w:space="0" w:color="auto"/>
                <w:left w:val="none" w:sz="0" w:space="0" w:color="auto"/>
                <w:bottom w:val="none" w:sz="0" w:space="0" w:color="auto"/>
                <w:right w:val="none" w:sz="0" w:space="0" w:color="auto"/>
              </w:divBdr>
            </w:div>
            <w:div w:id="862091967">
              <w:marLeft w:val="0"/>
              <w:marRight w:val="0"/>
              <w:marTop w:val="0"/>
              <w:marBottom w:val="0"/>
              <w:divBdr>
                <w:top w:val="none" w:sz="0" w:space="0" w:color="auto"/>
                <w:left w:val="none" w:sz="0" w:space="0" w:color="auto"/>
                <w:bottom w:val="none" w:sz="0" w:space="0" w:color="auto"/>
                <w:right w:val="none" w:sz="0" w:space="0" w:color="auto"/>
              </w:divBdr>
            </w:div>
            <w:div w:id="740955571">
              <w:marLeft w:val="0"/>
              <w:marRight w:val="0"/>
              <w:marTop w:val="0"/>
              <w:marBottom w:val="0"/>
              <w:divBdr>
                <w:top w:val="none" w:sz="0" w:space="0" w:color="auto"/>
                <w:left w:val="none" w:sz="0" w:space="0" w:color="auto"/>
                <w:bottom w:val="none" w:sz="0" w:space="0" w:color="auto"/>
                <w:right w:val="none" w:sz="0" w:space="0" w:color="auto"/>
              </w:divBdr>
            </w:div>
            <w:div w:id="2089615844">
              <w:marLeft w:val="0"/>
              <w:marRight w:val="0"/>
              <w:marTop w:val="0"/>
              <w:marBottom w:val="0"/>
              <w:divBdr>
                <w:top w:val="none" w:sz="0" w:space="0" w:color="auto"/>
                <w:left w:val="none" w:sz="0" w:space="0" w:color="auto"/>
                <w:bottom w:val="none" w:sz="0" w:space="0" w:color="auto"/>
                <w:right w:val="none" w:sz="0" w:space="0" w:color="auto"/>
              </w:divBdr>
            </w:div>
            <w:div w:id="129173662">
              <w:marLeft w:val="0"/>
              <w:marRight w:val="0"/>
              <w:marTop w:val="0"/>
              <w:marBottom w:val="0"/>
              <w:divBdr>
                <w:top w:val="none" w:sz="0" w:space="0" w:color="auto"/>
                <w:left w:val="none" w:sz="0" w:space="0" w:color="auto"/>
                <w:bottom w:val="none" w:sz="0" w:space="0" w:color="auto"/>
                <w:right w:val="none" w:sz="0" w:space="0" w:color="auto"/>
              </w:divBdr>
            </w:div>
            <w:div w:id="741489650">
              <w:marLeft w:val="0"/>
              <w:marRight w:val="0"/>
              <w:marTop w:val="0"/>
              <w:marBottom w:val="0"/>
              <w:divBdr>
                <w:top w:val="none" w:sz="0" w:space="0" w:color="auto"/>
                <w:left w:val="none" w:sz="0" w:space="0" w:color="auto"/>
                <w:bottom w:val="none" w:sz="0" w:space="0" w:color="auto"/>
                <w:right w:val="none" w:sz="0" w:space="0" w:color="auto"/>
              </w:divBdr>
            </w:div>
            <w:div w:id="1304696817">
              <w:marLeft w:val="0"/>
              <w:marRight w:val="0"/>
              <w:marTop w:val="0"/>
              <w:marBottom w:val="0"/>
              <w:divBdr>
                <w:top w:val="none" w:sz="0" w:space="0" w:color="auto"/>
                <w:left w:val="none" w:sz="0" w:space="0" w:color="auto"/>
                <w:bottom w:val="none" w:sz="0" w:space="0" w:color="auto"/>
                <w:right w:val="none" w:sz="0" w:space="0" w:color="auto"/>
              </w:divBdr>
            </w:div>
            <w:div w:id="160244606">
              <w:marLeft w:val="0"/>
              <w:marRight w:val="0"/>
              <w:marTop w:val="0"/>
              <w:marBottom w:val="0"/>
              <w:divBdr>
                <w:top w:val="none" w:sz="0" w:space="0" w:color="auto"/>
                <w:left w:val="none" w:sz="0" w:space="0" w:color="auto"/>
                <w:bottom w:val="none" w:sz="0" w:space="0" w:color="auto"/>
                <w:right w:val="none" w:sz="0" w:space="0" w:color="auto"/>
              </w:divBdr>
            </w:div>
            <w:div w:id="585845331">
              <w:marLeft w:val="0"/>
              <w:marRight w:val="0"/>
              <w:marTop w:val="0"/>
              <w:marBottom w:val="0"/>
              <w:divBdr>
                <w:top w:val="none" w:sz="0" w:space="0" w:color="auto"/>
                <w:left w:val="none" w:sz="0" w:space="0" w:color="auto"/>
                <w:bottom w:val="none" w:sz="0" w:space="0" w:color="auto"/>
                <w:right w:val="none" w:sz="0" w:space="0" w:color="auto"/>
              </w:divBdr>
            </w:div>
            <w:div w:id="1590894242">
              <w:marLeft w:val="0"/>
              <w:marRight w:val="0"/>
              <w:marTop w:val="0"/>
              <w:marBottom w:val="0"/>
              <w:divBdr>
                <w:top w:val="none" w:sz="0" w:space="0" w:color="auto"/>
                <w:left w:val="none" w:sz="0" w:space="0" w:color="auto"/>
                <w:bottom w:val="none" w:sz="0" w:space="0" w:color="auto"/>
                <w:right w:val="none" w:sz="0" w:space="0" w:color="auto"/>
              </w:divBdr>
            </w:div>
            <w:div w:id="1315913689">
              <w:marLeft w:val="0"/>
              <w:marRight w:val="0"/>
              <w:marTop w:val="0"/>
              <w:marBottom w:val="0"/>
              <w:divBdr>
                <w:top w:val="none" w:sz="0" w:space="0" w:color="auto"/>
                <w:left w:val="none" w:sz="0" w:space="0" w:color="auto"/>
                <w:bottom w:val="none" w:sz="0" w:space="0" w:color="auto"/>
                <w:right w:val="none" w:sz="0" w:space="0" w:color="auto"/>
              </w:divBdr>
            </w:div>
            <w:div w:id="368725159">
              <w:marLeft w:val="0"/>
              <w:marRight w:val="0"/>
              <w:marTop w:val="0"/>
              <w:marBottom w:val="0"/>
              <w:divBdr>
                <w:top w:val="none" w:sz="0" w:space="0" w:color="auto"/>
                <w:left w:val="none" w:sz="0" w:space="0" w:color="auto"/>
                <w:bottom w:val="none" w:sz="0" w:space="0" w:color="auto"/>
                <w:right w:val="none" w:sz="0" w:space="0" w:color="auto"/>
              </w:divBdr>
            </w:div>
            <w:div w:id="1220702031">
              <w:marLeft w:val="0"/>
              <w:marRight w:val="0"/>
              <w:marTop w:val="0"/>
              <w:marBottom w:val="0"/>
              <w:divBdr>
                <w:top w:val="none" w:sz="0" w:space="0" w:color="auto"/>
                <w:left w:val="none" w:sz="0" w:space="0" w:color="auto"/>
                <w:bottom w:val="none" w:sz="0" w:space="0" w:color="auto"/>
                <w:right w:val="none" w:sz="0" w:space="0" w:color="auto"/>
              </w:divBdr>
            </w:div>
            <w:div w:id="1179271301">
              <w:marLeft w:val="0"/>
              <w:marRight w:val="0"/>
              <w:marTop w:val="0"/>
              <w:marBottom w:val="0"/>
              <w:divBdr>
                <w:top w:val="none" w:sz="0" w:space="0" w:color="auto"/>
                <w:left w:val="none" w:sz="0" w:space="0" w:color="auto"/>
                <w:bottom w:val="none" w:sz="0" w:space="0" w:color="auto"/>
                <w:right w:val="none" w:sz="0" w:space="0" w:color="auto"/>
              </w:divBdr>
            </w:div>
            <w:div w:id="1298410092">
              <w:marLeft w:val="0"/>
              <w:marRight w:val="0"/>
              <w:marTop w:val="0"/>
              <w:marBottom w:val="0"/>
              <w:divBdr>
                <w:top w:val="none" w:sz="0" w:space="0" w:color="auto"/>
                <w:left w:val="none" w:sz="0" w:space="0" w:color="auto"/>
                <w:bottom w:val="none" w:sz="0" w:space="0" w:color="auto"/>
                <w:right w:val="none" w:sz="0" w:space="0" w:color="auto"/>
              </w:divBdr>
            </w:div>
            <w:div w:id="71591579">
              <w:marLeft w:val="0"/>
              <w:marRight w:val="0"/>
              <w:marTop w:val="0"/>
              <w:marBottom w:val="0"/>
              <w:divBdr>
                <w:top w:val="none" w:sz="0" w:space="0" w:color="auto"/>
                <w:left w:val="none" w:sz="0" w:space="0" w:color="auto"/>
                <w:bottom w:val="none" w:sz="0" w:space="0" w:color="auto"/>
                <w:right w:val="none" w:sz="0" w:space="0" w:color="auto"/>
              </w:divBdr>
            </w:div>
            <w:div w:id="1800954807">
              <w:marLeft w:val="0"/>
              <w:marRight w:val="0"/>
              <w:marTop w:val="0"/>
              <w:marBottom w:val="0"/>
              <w:divBdr>
                <w:top w:val="none" w:sz="0" w:space="0" w:color="auto"/>
                <w:left w:val="none" w:sz="0" w:space="0" w:color="auto"/>
                <w:bottom w:val="none" w:sz="0" w:space="0" w:color="auto"/>
                <w:right w:val="none" w:sz="0" w:space="0" w:color="auto"/>
              </w:divBdr>
            </w:div>
            <w:div w:id="430711867">
              <w:marLeft w:val="0"/>
              <w:marRight w:val="0"/>
              <w:marTop w:val="0"/>
              <w:marBottom w:val="0"/>
              <w:divBdr>
                <w:top w:val="none" w:sz="0" w:space="0" w:color="auto"/>
                <w:left w:val="none" w:sz="0" w:space="0" w:color="auto"/>
                <w:bottom w:val="none" w:sz="0" w:space="0" w:color="auto"/>
                <w:right w:val="none" w:sz="0" w:space="0" w:color="auto"/>
              </w:divBdr>
            </w:div>
            <w:div w:id="1993367075">
              <w:marLeft w:val="0"/>
              <w:marRight w:val="0"/>
              <w:marTop w:val="0"/>
              <w:marBottom w:val="0"/>
              <w:divBdr>
                <w:top w:val="none" w:sz="0" w:space="0" w:color="auto"/>
                <w:left w:val="none" w:sz="0" w:space="0" w:color="auto"/>
                <w:bottom w:val="none" w:sz="0" w:space="0" w:color="auto"/>
                <w:right w:val="none" w:sz="0" w:space="0" w:color="auto"/>
              </w:divBdr>
            </w:div>
            <w:div w:id="458113140">
              <w:marLeft w:val="0"/>
              <w:marRight w:val="0"/>
              <w:marTop w:val="0"/>
              <w:marBottom w:val="0"/>
              <w:divBdr>
                <w:top w:val="none" w:sz="0" w:space="0" w:color="auto"/>
                <w:left w:val="none" w:sz="0" w:space="0" w:color="auto"/>
                <w:bottom w:val="none" w:sz="0" w:space="0" w:color="auto"/>
                <w:right w:val="none" w:sz="0" w:space="0" w:color="auto"/>
              </w:divBdr>
            </w:div>
            <w:div w:id="1112357183">
              <w:marLeft w:val="0"/>
              <w:marRight w:val="0"/>
              <w:marTop w:val="0"/>
              <w:marBottom w:val="0"/>
              <w:divBdr>
                <w:top w:val="none" w:sz="0" w:space="0" w:color="auto"/>
                <w:left w:val="none" w:sz="0" w:space="0" w:color="auto"/>
                <w:bottom w:val="none" w:sz="0" w:space="0" w:color="auto"/>
                <w:right w:val="none" w:sz="0" w:space="0" w:color="auto"/>
              </w:divBdr>
            </w:div>
            <w:div w:id="1141726772">
              <w:marLeft w:val="0"/>
              <w:marRight w:val="0"/>
              <w:marTop w:val="0"/>
              <w:marBottom w:val="0"/>
              <w:divBdr>
                <w:top w:val="none" w:sz="0" w:space="0" w:color="auto"/>
                <w:left w:val="none" w:sz="0" w:space="0" w:color="auto"/>
                <w:bottom w:val="none" w:sz="0" w:space="0" w:color="auto"/>
                <w:right w:val="none" w:sz="0" w:space="0" w:color="auto"/>
              </w:divBdr>
            </w:div>
            <w:div w:id="660743178">
              <w:marLeft w:val="0"/>
              <w:marRight w:val="0"/>
              <w:marTop w:val="0"/>
              <w:marBottom w:val="0"/>
              <w:divBdr>
                <w:top w:val="none" w:sz="0" w:space="0" w:color="auto"/>
                <w:left w:val="none" w:sz="0" w:space="0" w:color="auto"/>
                <w:bottom w:val="none" w:sz="0" w:space="0" w:color="auto"/>
                <w:right w:val="none" w:sz="0" w:space="0" w:color="auto"/>
              </w:divBdr>
            </w:div>
            <w:div w:id="885407464">
              <w:marLeft w:val="0"/>
              <w:marRight w:val="0"/>
              <w:marTop w:val="0"/>
              <w:marBottom w:val="0"/>
              <w:divBdr>
                <w:top w:val="none" w:sz="0" w:space="0" w:color="auto"/>
                <w:left w:val="none" w:sz="0" w:space="0" w:color="auto"/>
                <w:bottom w:val="none" w:sz="0" w:space="0" w:color="auto"/>
                <w:right w:val="none" w:sz="0" w:space="0" w:color="auto"/>
              </w:divBdr>
            </w:div>
            <w:div w:id="1950744608">
              <w:marLeft w:val="0"/>
              <w:marRight w:val="0"/>
              <w:marTop w:val="0"/>
              <w:marBottom w:val="0"/>
              <w:divBdr>
                <w:top w:val="none" w:sz="0" w:space="0" w:color="auto"/>
                <w:left w:val="none" w:sz="0" w:space="0" w:color="auto"/>
                <w:bottom w:val="none" w:sz="0" w:space="0" w:color="auto"/>
                <w:right w:val="none" w:sz="0" w:space="0" w:color="auto"/>
              </w:divBdr>
            </w:div>
            <w:div w:id="1650094065">
              <w:marLeft w:val="0"/>
              <w:marRight w:val="0"/>
              <w:marTop w:val="0"/>
              <w:marBottom w:val="0"/>
              <w:divBdr>
                <w:top w:val="none" w:sz="0" w:space="0" w:color="auto"/>
                <w:left w:val="none" w:sz="0" w:space="0" w:color="auto"/>
                <w:bottom w:val="none" w:sz="0" w:space="0" w:color="auto"/>
                <w:right w:val="none" w:sz="0" w:space="0" w:color="auto"/>
              </w:divBdr>
            </w:div>
            <w:div w:id="510879971">
              <w:marLeft w:val="0"/>
              <w:marRight w:val="0"/>
              <w:marTop w:val="0"/>
              <w:marBottom w:val="0"/>
              <w:divBdr>
                <w:top w:val="none" w:sz="0" w:space="0" w:color="auto"/>
                <w:left w:val="none" w:sz="0" w:space="0" w:color="auto"/>
                <w:bottom w:val="none" w:sz="0" w:space="0" w:color="auto"/>
                <w:right w:val="none" w:sz="0" w:space="0" w:color="auto"/>
              </w:divBdr>
            </w:div>
            <w:div w:id="2028483561">
              <w:marLeft w:val="0"/>
              <w:marRight w:val="0"/>
              <w:marTop w:val="0"/>
              <w:marBottom w:val="0"/>
              <w:divBdr>
                <w:top w:val="none" w:sz="0" w:space="0" w:color="auto"/>
                <w:left w:val="none" w:sz="0" w:space="0" w:color="auto"/>
                <w:bottom w:val="none" w:sz="0" w:space="0" w:color="auto"/>
                <w:right w:val="none" w:sz="0" w:space="0" w:color="auto"/>
              </w:divBdr>
            </w:div>
            <w:div w:id="2123109887">
              <w:marLeft w:val="0"/>
              <w:marRight w:val="0"/>
              <w:marTop w:val="0"/>
              <w:marBottom w:val="0"/>
              <w:divBdr>
                <w:top w:val="none" w:sz="0" w:space="0" w:color="auto"/>
                <w:left w:val="none" w:sz="0" w:space="0" w:color="auto"/>
                <w:bottom w:val="none" w:sz="0" w:space="0" w:color="auto"/>
                <w:right w:val="none" w:sz="0" w:space="0" w:color="auto"/>
              </w:divBdr>
            </w:div>
            <w:div w:id="1959213903">
              <w:marLeft w:val="0"/>
              <w:marRight w:val="0"/>
              <w:marTop w:val="0"/>
              <w:marBottom w:val="0"/>
              <w:divBdr>
                <w:top w:val="none" w:sz="0" w:space="0" w:color="auto"/>
                <w:left w:val="none" w:sz="0" w:space="0" w:color="auto"/>
                <w:bottom w:val="none" w:sz="0" w:space="0" w:color="auto"/>
                <w:right w:val="none" w:sz="0" w:space="0" w:color="auto"/>
              </w:divBdr>
            </w:div>
            <w:div w:id="1827356974">
              <w:marLeft w:val="0"/>
              <w:marRight w:val="0"/>
              <w:marTop w:val="0"/>
              <w:marBottom w:val="0"/>
              <w:divBdr>
                <w:top w:val="none" w:sz="0" w:space="0" w:color="auto"/>
                <w:left w:val="none" w:sz="0" w:space="0" w:color="auto"/>
                <w:bottom w:val="none" w:sz="0" w:space="0" w:color="auto"/>
                <w:right w:val="none" w:sz="0" w:space="0" w:color="auto"/>
              </w:divBdr>
            </w:div>
            <w:div w:id="710225620">
              <w:marLeft w:val="0"/>
              <w:marRight w:val="0"/>
              <w:marTop w:val="0"/>
              <w:marBottom w:val="0"/>
              <w:divBdr>
                <w:top w:val="none" w:sz="0" w:space="0" w:color="auto"/>
                <w:left w:val="none" w:sz="0" w:space="0" w:color="auto"/>
                <w:bottom w:val="none" w:sz="0" w:space="0" w:color="auto"/>
                <w:right w:val="none" w:sz="0" w:space="0" w:color="auto"/>
              </w:divBdr>
            </w:div>
            <w:div w:id="90206715">
              <w:marLeft w:val="0"/>
              <w:marRight w:val="0"/>
              <w:marTop w:val="0"/>
              <w:marBottom w:val="0"/>
              <w:divBdr>
                <w:top w:val="none" w:sz="0" w:space="0" w:color="auto"/>
                <w:left w:val="none" w:sz="0" w:space="0" w:color="auto"/>
                <w:bottom w:val="none" w:sz="0" w:space="0" w:color="auto"/>
                <w:right w:val="none" w:sz="0" w:space="0" w:color="auto"/>
              </w:divBdr>
            </w:div>
            <w:div w:id="1138184016">
              <w:marLeft w:val="0"/>
              <w:marRight w:val="0"/>
              <w:marTop w:val="0"/>
              <w:marBottom w:val="0"/>
              <w:divBdr>
                <w:top w:val="none" w:sz="0" w:space="0" w:color="auto"/>
                <w:left w:val="none" w:sz="0" w:space="0" w:color="auto"/>
                <w:bottom w:val="none" w:sz="0" w:space="0" w:color="auto"/>
                <w:right w:val="none" w:sz="0" w:space="0" w:color="auto"/>
              </w:divBdr>
            </w:div>
            <w:div w:id="1016805454">
              <w:marLeft w:val="0"/>
              <w:marRight w:val="0"/>
              <w:marTop w:val="0"/>
              <w:marBottom w:val="0"/>
              <w:divBdr>
                <w:top w:val="none" w:sz="0" w:space="0" w:color="auto"/>
                <w:left w:val="none" w:sz="0" w:space="0" w:color="auto"/>
                <w:bottom w:val="none" w:sz="0" w:space="0" w:color="auto"/>
                <w:right w:val="none" w:sz="0" w:space="0" w:color="auto"/>
              </w:divBdr>
            </w:div>
            <w:div w:id="305475284">
              <w:marLeft w:val="0"/>
              <w:marRight w:val="0"/>
              <w:marTop w:val="0"/>
              <w:marBottom w:val="0"/>
              <w:divBdr>
                <w:top w:val="none" w:sz="0" w:space="0" w:color="auto"/>
                <w:left w:val="none" w:sz="0" w:space="0" w:color="auto"/>
                <w:bottom w:val="none" w:sz="0" w:space="0" w:color="auto"/>
                <w:right w:val="none" w:sz="0" w:space="0" w:color="auto"/>
              </w:divBdr>
            </w:div>
            <w:div w:id="249197760">
              <w:marLeft w:val="0"/>
              <w:marRight w:val="0"/>
              <w:marTop w:val="0"/>
              <w:marBottom w:val="0"/>
              <w:divBdr>
                <w:top w:val="none" w:sz="0" w:space="0" w:color="auto"/>
                <w:left w:val="none" w:sz="0" w:space="0" w:color="auto"/>
                <w:bottom w:val="none" w:sz="0" w:space="0" w:color="auto"/>
                <w:right w:val="none" w:sz="0" w:space="0" w:color="auto"/>
              </w:divBdr>
            </w:div>
            <w:div w:id="43367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187235">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331993">
      <w:bodyDiv w:val="1"/>
      <w:marLeft w:val="0"/>
      <w:marRight w:val="0"/>
      <w:marTop w:val="0"/>
      <w:marBottom w:val="0"/>
      <w:divBdr>
        <w:top w:val="none" w:sz="0" w:space="0" w:color="auto"/>
        <w:left w:val="none" w:sz="0" w:space="0" w:color="auto"/>
        <w:bottom w:val="none" w:sz="0" w:space="0" w:color="auto"/>
        <w:right w:val="none" w:sz="0" w:space="0" w:color="auto"/>
      </w:divBdr>
    </w:div>
    <w:div w:id="1862039609">
      <w:bodyDiv w:val="1"/>
      <w:marLeft w:val="0"/>
      <w:marRight w:val="0"/>
      <w:marTop w:val="0"/>
      <w:marBottom w:val="0"/>
      <w:divBdr>
        <w:top w:val="none" w:sz="0" w:space="0" w:color="auto"/>
        <w:left w:val="none" w:sz="0" w:space="0" w:color="auto"/>
        <w:bottom w:val="none" w:sz="0" w:space="0" w:color="auto"/>
        <w:right w:val="none" w:sz="0" w:space="0" w:color="auto"/>
      </w:divBdr>
      <w:divsChild>
        <w:div w:id="861550188">
          <w:marLeft w:val="0"/>
          <w:marRight w:val="0"/>
          <w:marTop w:val="0"/>
          <w:marBottom w:val="0"/>
          <w:divBdr>
            <w:top w:val="none" w:sz="0" w:space="0" w:color="auto"/>
            <w:left w:val="none" w:sz="0" w:space="0" w:color="auto"/>
            <w:bottom w:val="none" w:sz="0" w:space="0" w:color="auto"/>
            <w:right w:val="none" w:sz="0" w:space="0" w:color="auto"/>
          </w:divBdr>
          <w:divsChild>
            <w:div w:id="196938759">
              <w:marLeft w:val="0"/>
              <w:marRight w:val="0"/>
              <w:marTop w:val="0"/>
              <w:marBottom w:val="0"/>
              <w:divBdr>
                <w:top w:val="none" w:sz="0" w:space="0" w:color="auto"/>
                <w:left w:val="none" w:sz="0" w:space="0" w:color="auto"/>
                <w:bottom w:val="none" w:sz="0" w:space="0" w:color="auto"/>
                <w:right w:val="none" w:sz="0" w:space="0" w:color="auto"/>
              </w:divBdr>
            </w:div>
            <w:div w:id="104084286">
              <w:marLeft w:val="0"/>
              <w:marRight w:val="0"/>
              <w:marTop w:val="0"/>
              <w:marBottom w:val="0"/>
              <w:divBdr>
                <w:top w:val="none" w:sz="0" w:space="0" w:color="auto"/>
                <w:left w:val="none" w:sz="0" w:space="0" w:color="auto"/>
                <w:bottom w:val="none" w:sz="0" w:space="0" w:color="auto"/>
                <w:right w:val="none" w:sz="0" w:space="0" w:color="auto"/>
              </w:divBdr>
            </w:div>
            <w:div w:id="1814909689">
              <w:marLeft w:val="0"/>
              <w:marRight w:val="0"/>
              <w:marTop w:val="0"/>
              <w:marBottom w:val="0"/>
              <w:divBdr>
                <w:top w:val="none" w:sz="0" w:space="0" w:color="auto"/>
                <w:left w:val="none" w:sz="0" w:space="0" w:color="auto"/>
                <w:bottom w:val="none" w:sz="0" w:space="0" w:color="auto"/>
                <w:right w:val="none" w:sz="0" w:space="0" w:color="auto"/>
              </w:divBdr>
            </w:div>
            <w:div w:id="1151291552">
              <w:marLeft w:val="0"/>
              <w:marRight w:val="0"/>
              <w:marTop w:val="0"/>
              <w:marBottom w:val="0"/>
              <w:divBdr>
                <w:top w:val="none" w:sz="0" w:space="0" w:color="auto"/>
                <w:left w:val="none" w:sz="0" w:space="0" w:color="auto"/>
                <w:bottom w:val="none" w:sz="0" w:space="0" w:color="auto"/>
                <w:right w:val="none" w:sz="0" w:space="0" w:color="auto"/>
              </w:divBdr>
            </w:div>
            <w:div w:id="415127682">
              <w:marLeft w:val="0"/>
              <w:marRight w:val="0"/>
              <w:marTop w:val="0"/>
              <w:marBottom w:val="0"/>
              <w:divBdr>
                <w:top w:val="none" w:sz="0" w:space="0" w:color="auto"/>
                <w:left w:val="none" w:sz="0" w:space="0" w:color="auto"/>
                <w:bottom w:val="none" w:sz="0" w:space="0" w:color="auto"/>
                <w:right w:val="none" w:sz="0" w:space="0" w:color="auto"/>
              </w:divBdr>
            </w:div>
            <w:div w:id="655574638">
              <w:marLeft w:val="0"/>
              <w:marRight w:val="0"/>
              <w:marTop w:val="0"/>
              <w:marBottom w:val="0"/>
              <w:divBdr>
                <w:top w:val="none" w:sz="0" w:space="0" w:color="auto"/>
                <w:left w:val="none" w:sz="0" w:space="0" w:color="auto"/>
                <w:bottom w:val="none" w:sz="0" w:space="0" w:color="auto"/>
                <w:right w:val="none" w:sz="0" w:space="0" w:color="auto"/>
              </w:divBdr>
            </w:div>
            <w:div w:id="2050373405">
              <w:marLeft w:val="0"/>
              <w:marRight w:val="0"/>
              <w:marTop w:val="0"/>
              <w:marBottom w:val="0"/>
              <w:divBdr>
                <w:top w:val="none" w:sz="0" w:space="0" w:color="auto"/>
                <w:left w:val="none" w:sz="0" w:space="0" w:color="auto"/>
                <w:bottom w:val="none" w:sz="0" w:space="0" w:color="auto"/>
                <w:right w:val="none" w:sz="0" w:space="0" w:color="auto"/>
              </w:divBdr>
            </w:div>
            <w:div w:id="1836216624">
              <w:marLeft w:val="0"/>
              <w:marRight w:val="0"/>
              <w:marTop w:val="0"/>
              <w:marBottom w:val="0"/>
              <w:divBdr>
                <w:top w:val="none" w:sz="0" w:space="0" w:color="auto"/>
                <w:left w:val="none" w:sz="0" w:space="0" w:color="auto"/>
                <w:bottom w:val="none" w:sz="0" w:space="0" w:color="auto"/>
                <w:right w:val="none" w:sz="0" w:space="0" w:color="auto"/>
              </w:divBdr>
            </w:div>
            <w:div w:id="2026664590">
              <w:marLeft w:val="0"/>
              <w:marRight w:val="0"/>
              <w:marTop w:val="0"/>
              <w:marBottom w:val="0"/>
              <w:divBdr>
                <w:top w:val="none" w:sz="0" w:space="0" w:color="auto"/>
                <w:left w:val="none" w:sz="0" w:space="0" w:color="auto"/>
                <w:bottom w:val="none" w:sz="0" w:space="0" w:color="auto"/>
                <w:right w:val="none" w:sz="0" w:space="0" w:color="auto"/>
              </w:divBdr>
            </w:div>
            <w:div w:id="1426194484">
              <w:marLeft w:val="0"/>
              <w:marRight w:val="0"/>
              <w:marTop w:val="0"/>
              <w:marBottom w:val="0"/>
              <w:divBdr>
                <w:top w:val="none" w:sz="0" w:space="0" w:color="auto"/>
                <w:left w:val="none" w:sz="0" w:space="0" w:color="auto"/>
                <w:bottom w:val="none" w:sz="0" w:space="0" w:color="auto"/>
                <w:right w:val="none" w:sz="0" w:space="0" w:color="auto"/>
              </w:divBdr>
            </w:div>
            <w:div w:id="1588995455">
              <w:marLeft w:val="0"/>
              <w:marRight w:val="0"/>
              <w:marTop w:val="0"/>
              <w:marBottom w:val="0"/>
              <w:divBdr>
                <w:top w:val="none" w:sz="0" w:space="0" w:color="auto"/>
                <w:left w:val="none" w:sz="0" w:space="0" w:color="auto"/>
                <w:bottom w:val="none" w:sz="0" w:space="0" w:color="auto"/>
                <w:right w:val="none" w:sz="0" w:space="0" w:color="auto"/>
              </w:divBdr>
            </w:div>
            <w:div w:id="139689901">
              <w:marLeft w:val="0"/>
              <w:marRight w:val="0"/>
              <w:marTop w:val="0"/>
              <w:marBottom w:val="0"/>
              <w:divBdr>
                <w:top w:val="none" w:sz="0" w:space="0" w:color="auto"/>
                <w:left w:val="none" w:sz="0" w:space="0" w:color="auto"/>
                <w:bottom w:val="none" w:sz="0" w:space="0" w:color="auto"/>
                <w:right w:val="none" w:sz="0" w:space="0" w:color="auto"/>
              </w:divBdr>
            </w:div>
            <w:div w:id="896353847">
              <w:marLeft w:val="0"/>
              <w:marRight w:val="0"/>
              <w:marTop w:val="0"/>
              <w:marBottom w:val="0"/>
              <w:divBdr>
                <w:top w:val="none" w:sz="0" w:space="0" w:color="auto"/>
                <w:left w:val="none" w:sz="0" w:space="0" w:color="auto"/>
                <w:bottom w:val="none" w:sz="0" w:space="0" w:color="auto"/>
                <w:right w:val="none" w:sz="0" w:space="0" w:color="auto"/>
              </w:divBdr>
            </w:div>
            <w:div w:id="1356268053">
              <w:marLeft w:val="0"/>
              <w:marRight w:val="0"/>
              <w:marTop w:val="0"/>
              <w:marBottom w:val="0"/>
              <w:divBdr>
                <w:top w:val="none" w:sz="0" w:space="0" w:color="auto"/>
                <w:left w:val="none" w:sz="0" w:space="0" w:color="auto"/>
                <w:bottom w:val="none" w:sz="0" w:space="0" w:color="auto"/>
                <w:right w:val="none" w:sz="0" w:space="0" w:color="auto"/>
              </w:divBdr>
            </w:div>
            <w:div w:id="1975914507">
              <w:marLeft w:val="0"/>
              <w:marRight w:val="0"/>
              <w:marTop w:val="0"/>
              <w:marBottom w:val="0"/>
              <w:divBdr>
                <w:top w:val="none" w:sz="0" w:space="0" w:color="auto"/>
                <w:left w:val="none" w:sz="0" w:space="0" w:color="auto"/>
                <w:bottom w:val="none" w:sz="0" w:space="0" w:color="auto"/>
                <w:right w:val="none" w:sz="0" w:space="0" w:color="auto"/>
              </w:divBdr>
            </w:div>
            <w:div w:id="25913569">
              <w:marLeft w:val="0"/>
              <w:marRight w:val="0"/>
              <w:marTop w:val="0"/>
              <w:marBottom w:val="0"/>
              <w:divBdr>
                <w:top w:val="none" w:sz="0" w:space="0" w:color="auto"/>
                <w:left w:val="none" w:sz="0" w:space="0" w:color="auto"/>
                <w:bottom w:val="none" w:sz="0" w:space="0" w:color="auto"/>
                <w:right w:val="none" w:sz="0" w:space="0" w:color="auto"/>
              </w:divBdr>
            </w:div>
            <w:div w:id="812068627">
              <w:marLeft w:val="0"/>
              <w:marRight w:val="0"/>
              <w:marTop w:val="0"/>
              <w:marBottom w:val="0"/>
              <w:divBdr>
                <w:top w:val="none" w:sz="0" w:space="0" w:color="auto"/>
                <w:left w:val="none" w:sz="0" w:space="0" w:color="auto"/>
                <w:bottom w:val="none" w:sz="0" w:space="0" w:color="auto"/>
                <w:right w:val="none" w:sz="0" w:space="0" w:color="auto"/>
              </w:divBdr>
            </w:div>
            <w:div w:id="25764221">
              <w:marLeft w:val="0"/>
              <w:marRight w:val="0"/>
              <w:marTop w:val="0"/>
              <w:marBottom w:val="0"/>
              <w:divBdr>
                <w:top w:val="none" w:sz="0" w:space="0" w:color="auto"/>
                <w:left w:val="none" w:sz="0" w:space="0" w:color="auto"/>
                <w:bottom w:val="none" w:sz="0" w:space="0" w:color="auto"/>
                <w:right w:val="none" w:sz="0" w:space="0" w:color="auto"/>
              </w:divBdr>
            </w:div>
            <w:div w:id="1193415689">
              <w:marLeft w:val="0"/>
              <w:marRight w:val="0"/>
              <w:marTop w:val="0"/>
              <w:marBottom w:val="0"/>
              <w:divBdr>
                <w:top w:val="none" w:sz="0" w:space="0" w:color="auto"/>
                <w:left w:val="none" w:sz="0" w:space="0" w:color="auto"/>
                <w:bottom w:val="none" w:sz="0" w:space="0" w:color="auto"/>
                <w:right w:val="none" w:sz="0" w:space="0" w:color="auto"/>
              </w:divBdr>
            </w:div>
            <w:div w:id="494884158">
              <w:marLeft w:val="0"/>
              <w:marRight w:val="0"/>
              <w:marTop w:val="0"/>
              <w:marBottom w:val="0"/>
              <w:divBdr>
                <w:top w:val="none" w:sz="0" w:space="0" w:color="auto"/>
                <w:left w:val="none" w:sz="0" w:space="0" w:color="auto"/>
                <w:bottom w:val="none" w:sz="0" w:space="0" w:color="auto"/>
                <w:right w:val="none" w:sz="0" w:space="0" w:color="auto"/>
              </w:divBdr>
            </w:div>
            <w:div w:id="1055733807">
              <w:marLeft w:val="0"/>
              <w:marRight w:val="0"/>
              <w:marTop w:val="0"/>
              <w:marBottom w:val="0"/>
              <w:divBdr>
                <w:top w:val="none" w:sz="0" w:space="0" w:color="auto"/>
                <w:left w:val="none" w:sz="0" w:space="0" w:color="auto"/>
                <w:bottom w:val="none" w:sz="0" w:space="0" w:color="auto"/>
                <w:right w:val="none" w:sz="0" w:space="0" w:color="auto"/>
              </w:divBdr>
            </w:div>
            <w:div w:id="1878077704">
              <w:marLeft w:val="0"/>
              <w:marRight w:val="0"/>
              <w:marTop w:val="0"/>
              <w:marBottom w:val="0"/>
              <w:divBdr>
                <w:top w:val="none" w:sz="0" w:space="0" w:color="auto"/>
                <w:left w:val="none" w:sz="0" w:space="0" w:color="auto"/>
                <w:bottom w:val="none" w:sz="0" w:space="0" w:color="auto"/>
                <w:right w:val="none" w:sz="0" w:space="0" w:color="auto"/>
              </w:divBdr>
            </w:div>
            <w:div w:id="544147637">
              <w:marLeft w:val="0"/>
              <w:marRight w:val="0"/>
              <w:marTop w:val="0"/>
              <w:marBottom w:val="0"/>
              <w:divBdr>
                <w:top w:val="none" w:sz="0" w:space="0" w:color="auto"/>
                <w:left w:val="none" w:sz="0" w:space="0" w:color="auto"/>
                <w:bottom w:val="none" w:sz="0" w:space="0" w:color="auto"/>
                <w:right w:val="none" w:sz="0" w:space="0" w:color="auto"/>
              </w:divBdr>
            </w:div>
            <w:div w:id="305858239">
              <w:marLeft w:val="0"/>
              <w:marRight w:val="0"/>
              <w:marTop w:val="0"/>
              <w:marBottom w:val="0"/>
              <w:divBdr>
                <w:top w:val="none" w:sz="0" w:space="0" w:color="auto"/>
                <w:left w:val="none" w:sz="0" w:space="0" w:color="auto"/>
                <w:bottom w:val="none" w:sz="0" w:space="0" w:color="auto"/>
                <w:right w:val="none" w:sz="0" w:space="0" w:color="auto"/>
              </w:divBdr>
            </w:div>
            <w:div w:id="1783842133">
              <w:marLeft w:val="0"/>
              <w:marRight w:val="0"/>
              <w:marTop w:val="0"/>
              <w:marBottom w:val="0"/>
              <w:divBdr>
                <w:top w:val="none" w:sz="0" w:space="0" w:color="auto"/>
                <w:left w:val="none" w:sz="0" w:space="0" w:color="auto"/>
                <w:bottom w:val="none" w:sz="0" w:space="0" w:color="auto"/>
                <w:right w:val="none" w:sz="0" w:space="0" w:color="auto"/>
              </w:divBdr>
            </w:div>
            <w:div w:id="1555656367">
              <w:marLeft w:val="0"/>
              <w:marRight w:val="0"/>
              <w:marTop w:val="0"/>
              <w:marBottom w:val="0"/>
              <w:divBdr>
                <w:top w:val="none" w:sz="0" w:space="0" w:color="auto"/>
                <w:left w:val="none" w:sz="0" w:space="0" w:color="auto"/>
                <w:bottom w:val="none" w:sz="0" w:space="0" w:color="auto"/>
                <w:right w:val="none" w:sz="0" w:space="0" w:color="auto"/>
              </w:divBdr>
            </w:div>
            <w:div w:id="1418942898">
              <w:marLeft w:val="0"/>
              <w:marRight w:val="0"/>
              <w:marTop w:val="0"/>
              <w:marBottom w:val="0"/>
              <w:divBdr>
                <w:top w:val="none" w:sz="0" w:space="0" w:color="auto"/>
                <w:left w:val="none" w:sz="0" w:space="0" w:color="auto"/>
                <w:bottom w:val="none" w:sz="0" w:space="0" w:color="auto"/>
                <w:right w:val="none" w:sz="0" w:space="0" w:color="auto"/>
              </w:divBdr>
            </w:div>
            <w:div w:id="448084506">
              <w:marLeft w:val="0"/>
              <w:marRight w:val="0"/>
              <w:marTop w:val="0"/>
              <w:marBottom w:val="0"/>
              <w:divBdr>
                <w:top w:val="none" w:sz="0" w:space="0" w:color="auto"/>
                <w:left w:val="none" w:sz="0" w:space="0" w:color="auto"/>
                <w:bottom w:val="none" w:sz="0" w:space="0" w:color="auto"/>
                <w:right w:val="none" w:sz="0" w:space="0" w:color="auto"/>
              </w:divBdr>
            </w:div>
            <w:div w:id="343283453">
              <w:marLeft w:val="0"/>
              <w:marRight w:val="0"/>
              <w:marTop w:val="0"/>
              <w:marBottom w:val="0"/>
              <w:divBdr>
                <w:top w:val="none" w:sz="0" w:space="0" w:color="auto"/>
                <w:left w:val="none" w:sz="0" w:space="0" w:color="auto"/>
                <w:bottom w:val="none" w:sz="0" w:space="0" w:color="auto"/>
                <w:right w:val="none" w:sz="0" w:space="0" w:color="auto"/>
              </w:divBdr>
            </w:div>
            <w:div w:id="1974554709">
              <w:marLeft w:val="0"/>
              <w:marRight w:val="0"/>
              <w:marTop w:val="0"/>
              <w:marBottom w:val="0"/>
              <w:divBdr>
                <w:top w:val="none" w:sz="0" w:space="0" w:color="auto"/>
                <w:left w:val="none" w:sz="0" w:space="0" w:color="auto"/>
                <w:bottom w:val="none" w:sz="0" w:space="0" w:color="auto"/>
                <w:right w:val="none" w:sz="0" w:space="0" w:color="auto"/>
              </w:divBdr>
            </w:div>
            <w:div w:id="1824197442">
              <w:marLeft w:val="0"/>
              <w:marRight w:val="0"/>
              <w:marTop w:val="0"/>
              <w:marBottom w:val="0"/>
              <w:divBdr>
                <w:top w:val="none" w:sz="0" w:space="0" w:color="auto"/>
                <w:left w:val="none" w:sz="0" w:space="0" w:color="auto"/>
                <w:bottom w:val="none" w:sz="0" w:space="0" w:color="auto"/>
                <w:right w:val="none" w:sz="0" w:space="0" w:color="auto"/>
              </w:divBdr>
            </w:div>
            <w:div w:id="165275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5284">
      <w:bodyDiv w:val="1"/>
      <w:marLeft w:val="0"/>
      <w:marRight w:val="0"/>
      <w:marTop w:val="0"/>
      <w:marBottom w:val="0"/>
      <w:divBdr>
        <w:top w:val="none" w:sz="0" w:space="0" w:color="auto"/>
        <w:left w:val="none" w:sz="0" w:space="0" w:color="auto"/>
        <w:bottom w:val="none" w:sz="0" w:space="0" w:color="auto"/>
        <w:right w:val="none" w:sz="0" w:space="0" w:color="auto"/>
      </w:divBdr>
      <w:divsChild>
        <w:div w:id="542331162">
          <w:marLeft w:val="0"/>
          <w:marRight w:val="0"/>
          <w:marTop w:val="0"/>
          <w:marBottom w:val="0"/>
          <w:divBdr>
            <w:top w:val="none" w:sz="0" w:space="0" w:color="auto"/>
            <w:left w:val="none" w:sz="0" w:space="0" w:color="auto"/>
            <w:bottom w:val="none" w:sz="0" w:space="0" w:color="auto"/>
            <w:right w:val="none" w:sz="0" w:space="0" w:color="auto"/>
          </w:divBdr>
          <w:divsChild>
            <w:div w:id="1388725876">
              <w:marLeft w:val="0"/>
              <w:marRight w:val="0"/>
              <w:marTop w:val="0"/>
              <w:marBottom w:val="0"/>
              <w:divBdr>
                <w:top w:val="none" w:sz="0" w:space="0" w:color="auto"/>
                <w:left w:val="none" w:sz="0" w:space="0" w:color="auto"/>
                <w:bottom w:val="none" w:sz="0" w:space="0" w:color="auto"/>
                <w:right w:val="none" w:sz="0" w:space="0" w:color="auto"/>
              </w:divBdr>
            </w:div>
            <w:div w:id="1825317709">
              <w:marLeft w:val="0"/>
              <w:marRight w:val="0"/>
              <w:marTop w:val="0"/>
              <w:marBottom w:val="0"/>
              <w:divBdr>
                <w:top w:val="none" w:sz="0" w:space="0" w:color="auto"/>
                <w:left w:val="none" w:sz="0" w:space="0" w:color="auto"/>
                <w:bottom w:val="none" w:sz="0" w:space="0" w:color="auto"/>
                <w:right w:val="none" w:sz="0" w:space="0" w:color="auto"/>
              </w:divBdr>
            </w:div>
            <w:div w:id="145570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37297">
      <w:bodyDiv w:val="1"/>
      <w:marLeft w:val="0"/>
      <w:marRight w:val="0"/>
      <w:marTop w:val="0"/>
      <w:marBottom w:val="0"/>
      <w:divBdr>
        <w:top w:val="none" w:sz="0" w:space="0" w:color="auto"/>
        <w:left w:val="none" w:sz="0" w:space="0" w:color="auto"/>
        <w:bottom w:val="none" w:sz="0" w:space="0" w:color="auto"/>
        <w:right w:val="none" w:sz="0" w:space="0" w:color="auto"/>
      </w:divBdr>
    </w:div>
    <w:div w:id="1990597867">
      <w:bodyDiv w:val="1"/>
      <w:marLeft w:val="0"/>
      <w:marRight w:val="0"/>
      <w:marTop w:val="0"/>
      <w:marBottom w:val="0"/>
      <w:divBdr>
        <w:top w:val="none" w:sz="0" w:space="0" w:color="auto"/>
        <w:left w:val="none" w:sz="0" w:space="0" w:color="auto"/>
        <w:bottom w:val="none" w:sz="0" w:space="0" w:color="auto"/>
        <w:right w:val="none" w:sz="0" w:space="0" w:color="auto"/>
      </w:divBdr>
      <w:divsChild>
        <w:div w:id="71894553">
          <w:marLeft w:val="0"/>
          <w:marRight w:val="0"/>
          <w:marTop w:val="0"/>
          <w:marBottom w:val="0"/>
          <w:divBdr>
            <w:top w:val="none" w:sz="0" w:space="0" w:color="auto"/>
            <w:left w:val="none" w:sz="0" w:space="0" w:color="auto"/>
            <w:bottom w:val="none" w:sz="0" w:space="0" w:color="auto"/>
            <w:right w:val="none" w:sz="0" w:space="0" w:color="auto"/>
          </w:divBdr>
          <w:divsChild>
            <w:div w:id="1982539128">
              <w:marLeft w:val="0"/>
              <w:marRight w:val="0"/>
              <w:marTop w:val="0"/>
              <w:marBottom w:val="0"/>
              <w:divBdr>
                <w:top w:val="none" w:sz="0" w:space="0" w:color="auto"/>
                <w:left w:val="none" w:sz="0" w:space="0" w:color="auto"/>
                <w:bottom w:val="none" w:sz="0" w:space="0" w:color="auto"/>
                <w:right w:val="none" w:sz="0" w:space="0" w:color="auto"/>
              </w:divBdr>
            </w:div>
            <w:div w:id="2073576703">
              <w:marLeft w:val="0"/>
              <w:marRight w:val="0"/>
              <w:marTop w:val="0"/>
              <w:marBottom w:val="0"/>
              <w:divBdr>
                <w:top w:val="none" w:sz="0" w:space="0" w:color="auto"/>
                <w:left w:val="none" w:sz="0" w:space="0" w:color="auto"/>
                <w:bottom w:val="none" w:sz="0" w:space="0" w:color="auto"/>
                <w:right w:val="none" w:sz="0" w:space="0" w:color="auto"/>
              </w:divBdr>
            </w:div>
            <w:div w:id="83307358">
              <w:marLeft w:val="0"/>
              <w:marRight w:val="0"/>
              <w:marTop w:val="0"/>
              <w:marBottom w:val="0"/>
              <w:divBdr>
                <w:top w:val="none" w:sz="0" w:space="0" w:color="auto"/>
                <w:left w:val="none" w:sz="0" w:space="0" w:color="auto"/>
                <w:bottom w:val="none" w:sz="0" w:space="0" w:color="auto"/>
                <w:right w:val="none" w:sz="0" w:space="0" w:color="auto"/>
              </w:divBdr>
            </w:div>
            <w:div w:id="1548755448">
              <w:marLeft w:val="0"/>
              <w:marRight w:val="0"/>
              <w:marTop w:val="0"/>
              <w:marBottom w:val="0"/>
              <w:divBdr>
                <w:top w:val="none" w:sz="0" w:space="0" w:color="auto"/>
                <w:left w:val="none" w:sz="0" w:space="0" w:color="auto"/>
                <w:bottom w:val="none" w:sz="0" w:space="0" w:color="auto"/>
                <w:right w:val="none" w:sz="0" w:space="0" w:color="auto"/>
              </w:divBdr>
            </w:div>
            <w:div w:id="1243642964">
              <w:marLeft w:val="0"/>
              <w:marRight w:val="0"/>
              <w:marTop w:val="0"/>
              <w:marBottom w:val="0"/>
              <w:divBdr>
                <w:top w:val="none" w:sz="0" w:space="0" w:color="auto"/>
                <w:left w:val="none" w:sz="0" w:space="0" w:color="auto"/>
                <w:bottom w:val="none" w:sz="0" w:space="0" w:color="auto"/>
                <w:right w:val="none" w:sz="0" w:space="0" w:color="auto"/>
              </w:divBdr>
            </w:div>
            <w:div w:id="1084690986">
              <w:marLeft w:val="0"/>
              <w:marRight w:val="0"/>
              <w:marTop w:val="0"/>
              <w:marBottom w:val="0"/>
              <w:divBdr>
                <w:top w:val="none" w:sz="0" w:space="0" w:color="auto"/>
                <w:left w:val="none" w:sz="0" w:space="0" w:color="auto"/>
                <w:bottom w:val="none" w:sz="0" w:space="0" w:color="auto"/>
                <w:right w:val="none" w:sz="0" w:space="0" w:color="auto"/>
              </w:divBdr>
            </w:div>
            <w:div w:id="1657151831">
              <w:marLeft w:val="0"/>
              <w:marRight w:val="0"/>
              <w:marTop w:val="0"/>
              <w:marBottom w:val="0"/>
              <w:divBdr>
                <w:top w:val="none" w:sz="0" w:space="0" w:color="auto"/>
                <w:left w:val="none" w:sz="0" w:space="0" w:color="auto"/>
                <w:bottom w:val="none" w:sz="0" w:space="0" w:color="auto"/>
                <w:right w:val="none" w:sz="0" w:space="0" w:color="auto"/>
              </w:divBdr>
            </w:div>
            <w:div w:id="67149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00993">
      <w:bodyDiv w:val="1"/>
      <w:marLeft w:val="0"/>
      <w:marRight w:val="0"/>
      <w:marTop w:val="0"/>
      <w:marBottom w:val="0"/>
      <w:divBdr>
        <w:top w:val="none" w:sz="0" w:space="0" w:color="auto"/>
        <w:left w:val="none" w:sz="0" w:space="0" w:color="auto"/>
        <w:bottom w:val="none" w:sz="0" w:space="0" w:color="auto"/>
        <w:right w:val="none" w:sz="0" w:space="0" w:color="auto"/>
      </w:divBdr>
      <w:divsChild>
        <w:div w:id="851257483">
          <w:marLeft w:val="0"/>
          <w:marRight w:val="0"/>
          <w:marTop w:val="0"/>
          <w:marBottom w:val="0"/>
          <w:divBdr>
            <w:top w:val="none" w:sz="0" w:space="0" w:color="auto"/>
            <w:left w:val="none" w:sz="0" w:space="0" w:color="auto"/>
            <w:bottom w:val="none" w:sz="0" w:space="0" w:color="auto"/>
            <w:right w:val="none" w:sz="0" w:space="0" w:color="auto"/>
          </w:divBdr>
          <w:divsChild>
            <w:div w:id="1619677774">
              <w:marLeft w:val="0"/>
              <w:marRight w:val="0"/>
              <w:marTop w:val="0"/>
              <w:marBottom w:val="0"/>
              <w:divBdr>
                <w:top w:val="none" w:sz="0" w:space="0" w:color="auto"/>
                <w:left w:val="none" w:sz="0" w:space="0" w:color="auto"/>
                <w:bottom w:val="none" w:sz="0" w:space="0" w:color="auto"/>
                <w:right w:val="none" w:sz="0" w:space="0" w:color="auto"/>
              </w:divBdr>
            </w:div>
            <w:div w:id="356278982">
              <w:marLeft w:val="0"/>
              <w:marRight w:val="0"/>
              <w:marTop w:val="0"/>
              <w:marBottom w:val="0"/>
              <w:divBdr>
                <w:top w:val="none" w:sz="0" w:space="0" w:color="auto"/>
                <w:left w:val="none" w:sz="0" w:space="0" w:color="auto"/>
                <w:bottom w:val="none" w:sz="0" w:space="0" w:color="auto"/>
                <w:right w:val="none" w:sz="0" w:space="0" w:color="auto"/>
              </w:divBdr>
            </w:div>
            <w:div w:id="2084141576">
              <w:marLeft w:val="0"/>
              <w:marRight w:val="0"/>
              <w:marTop w:val="0"/>
              <w:marBottom w:val="0"/>
              <w:divBdr>
                <w:top w:val="none" w:sz="0" w:space="0" w:color="auto"/>
                <w:left w:val="none" w:sz="0" w:space="0" w:color="auto"/>
                <w:bottom w:val="none" w:sz="0" w:space="0" w:color="auto"/>
                <w:right w:val="none" w:sz="0" w:space="0" w:color="auto"/>
              </w:divBdr>
            </w:div>
            <w:div w:id="951128502">
              <w:marLeft w:val="0"/>
              <w:marRight w:val="0"/>
              <w:marTop w:val="0"/>
              <w:marBottom w:val="0"/>
              <w:divBdr>
                <w:top w:val="none" w:sz="0" w:space="0" w:color="auto"/>
                <w:left w:val="none" w:sz="0" w:space="0" w:color="auto"/>
                <w:bottom w:val="none" w:sz="0" w:space="0" w:color="auto"/>
                <w:right w:val="none" w:sz="0" w:space="0" w:color="auto"/>
              </w:divBdr>
            </w:div>
            <w:div w:id="2072924333">
              <w:marLeft w:val="0"/>
              <w:marRight w:val="0"/>
              <w:marTop w:val="0"/>
              <w:marBottom w:val="0"/>
              <w:divBdr>
                <w:top w:val="none" w:sz="0" w:space="0" w:color="auto"/>
                <w:left w:val="none" w:sz="0" w:space="0" w:color="auto"/>
                <w:bottom w:val="none" w:sz="0" w:space="0" w:color="auto"/>
                <w:right w:val="none" w:sz="0" w:space="0" w:color="auto"/>
              </w:divBdr>
            </w:div>
            <w:div w:id="574314355">
              <w:marLeft w:val="0"/>
              <w:marRight w:val="0"/>
              <w:marTop w:val="0"/>
              <w:marBottom w:val="0"/>
              <w:divBdr>
                <w:top w:val="none" w:sz="0" w:space="0" w:color="auto"/>
                <w:left w:val="none" w:sz="0" w:space="0" w:color="auto"/>
                <w:bottom w:val="none" w:sz="0" w:space="0" w:color="auto"/>
                <w:right w:val="none" w:sz="0" w:space="0" w:color="auto"/>
              </w:divBdr>
            </w:div>
            <w:div w:id="156003440">
              <w:marLeft w:val="0"/>
              <w:marRight w:val="0"/>
              <w:marTop w:val="0"/>
              <w:marBottom w:val="0"/>
              <w:divBdr>
                <w:top w:val="none" w:sz="0" w:space="0" w:color="auto"/>
                <w:left w:val="none" w:sz="0" w:space="0" w:color="auto"/>
                <w:bottom w:val="none" w:sz="0" w:space="0" w:color="auto"/>
                <w:right w:val="none" w:sz="0" w:space="0" w:color="auto"/>
              </w:divBdr>
            </w:div>
            <w:div w:id="853155525">
              <w:marLeft w:val="0"/>
              <w:marRight w:val="0"/>
              <w:marTop w:val="0"/>
              <w:marBottom w:val="0"/>
              <w:divBdr>
                <w:top w:val="none" w:sz="0" w:space="0" w:color="auto"/>
                <w:left w:val="none" w:sz="0" w:space="0" w:color="auto"/>
                <w:bottom w:val="none" w:sz="0" w:space="0" w:color="auto"/>
                <w:right w:val="none" w:sz="0" w:space="0" w:color="auto"/>
              </w:divBdr>
            </w:div>
            <w:div w:id="1920558815">
              <w:marLeft w:val="0"/>
              <w:marRight w:val="0"/>
              <w:marTop w:val="0"/>
              <w:marBottom w:val="0"/>
              <w:divBdr>
                <w:top w:val="none" w:sz="0" w:space="0" w:color="auto"/>
                <w:left w:val="none" w:sz="0" w:space="0" w:color="auto"/>
                <w:bottom w:val="none" w:sz="0" w:space="0" w:color="auto"/>
                <w:right w:val="none" w:sz="0" w:space="0" w:color="auto"/>
              </w:divBdr>
            </w:div>
            <w:div w:id="383216551">
              <w:marLeft w:val="0"/>
              <w:marRight w:val="0"/>
              <w:marTop w:val="0"/>
              <w:marBottom w:val="0"/>
              <w:divBdr>
                <w:top w:val="none" w:sz="0" w:space="0" w:color="auto"/>
                <w:left w:val="none" w:sz="0" w:space="0" w:color="auto"/>
                <w:bottom w:val="none" w:sz="0" w:space="0" w:color="auto"/>
                <w:right w:val="none" w:sz="0" w:space="0" w:color="auto"/>
              </w:divBdr>
            </w:div>
            <w:div w:id="165288607">
              <w:marLeft w:val="0"/>
              <w:marRight w:val="0"/>
              <w:marTop w:val="0"/>
              <w:marBottom w:val="0"/>
              <w:divBdr>
                <w:top w:val="none" w:sz="0" w:space="0" w:color="auto"/>
                <w:left w:val="none" w:sz="0" w:space="0" w:color="auto"/>
                <w:bottom w:val="none" w:sz="0" w:space="0" w:color="auto"/>
                <w:right w:val="none" w:sz="0" w:space="0" w:color="auto"/>
              </w:divBdr>
            </w:div>
            <w:div w:id="1170170121">
              <w:marLeft w:val="0"/>
              <w:marRight w:val="0"/>
              <w:marTop w:val="0"/>
              <w:marBottom w:val="0"/>
              <w:divBdr>
                <w:top w:val="none" w:sz="0" w:space="0" w:color="auto"/>
                <w:left w:val="none" w:sz="0" w:space="0" w:color="auto"/>
                <w:bottom w:val="none" w:sz="0" w:space="0" w:color="auto"/>
                <w:right w:val="none" w:sz="0" w:space="0" w:color="auto"/>
              </w:divBdr>
            </w:div>
            <w:div w:id="78735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033875">
      <w:bodyDiv w:val="1"/>
      <w:marLeft w:val="0"/>
      <w:marRight w:val="0"/>
      <w:marTop w:val="0"/>
      <w:marBottom w:val="0"/>
      <w:divBdr>
        <w:top w:val="none" w:sz="0" w:space="0" w:color="auto"/>
        <w:left w:val="none" w:sz="0" w:space="0" w:color="auto"/>
        <w:bottom w:val="none" w:sz="0" w:space="0" w:color="auto"/>
        <w:right w:val="none" w:sz="0" w:space="0" w:color="auto"/>
      </w:divBdr>
      <w:divsChild>
        <w:div w:id="2059628738">
          <w:marLeft w:val="0"/>
          <w:marRight w:val="0"/>
          <w:marTop w:val="0"/>
          <w:marBottom w:val="0"/>
          <w:divBdr>
            <w:top w:val="none" w:sz="0" w:space="0" w:color="auto"/>
            <w:left w:val="none" w:sz="0" w:space="0" w:color="auto"/>
            <w:bottom w:val="none" w:sz="0" w:space="0" w:color="auto"/>
            <w:right w:val="none" w:sz="0" w:space="0" w:color="auto"/>
          </w:divBdr>
          <w:divsChild>
            <w:div w:id="1664966744">
              <w:marLeft w:val="0"/>
              <w:marRight w:val="0"/>
              <w:marTop w:val="0"/>
              <w:marBottom w:val="0"/>
              <w:divBdr>
                <w:top w:val="none" w:sz="0" w:space="0" w:color="auto"/>
                <w:left w:val="none" w:sz="0" w:space="0" w:color="auto"/>
                <w:bottom w:val="none" w:sz="0" w:space="0" w:color="auto"/>
                <w:right w:val="none" w:sz="0" w:space="0" w:color="auto"/>
              </w:divBdr>
            </w:div>
            <w:div w:id="1172597935">
              <w:marLeft w:val="0"/>
              <w:marRight w:val="0"/>
              <w:marTop w:val="0"/>
              <w:marBottom w:val="0"/>
              <w:divBdr>
                <w:top w:val="none" w:sz="0" w:space="0" w:color="auto"/>
                <w:left w:val="none" w:sz="0" w:space="0" w:color="auto"/>
                <w:bottom w:val="none" w:sz="0" w:space="0" w:color="auto"/>
                <w:right w:val="none" w:sz="0" w:space="0" w:color="auto"/>
              </w:divBdr>
            </w:div>
            <w:div w:id="204952557">
              <w:marLeft w:val="0"/>
              <w:marRight w:val="0"/>
              <w:marTop w:val="0"/>
              <w:marBottom w:val="0"/>
              <w:divBdr>
                <w:top w:val="none" w:sz="0" w:space="0" w:color="auto"/>
                <w:left w:val="none" w:sz="0" w:space="0" w:color="auto"/>
                <w:bottom w:val="none" w:sz="0" w:space="0" w:color="auto"/>
                <w:right w:val="none" w:sz="0" w:space="0" w:color="auto"/>
              </w:divBdr>
            </w:div>
            <w:div w:id="1175069782">
              <w:marLeft w:val="0"/>
              <w:marRight w:val="0"/>
              <w:marTop w:val="0"/>
              <w:marBottom w:val="0"/>
              <w:divBdr>
                <w:top w:val="none" w:sz="0" w:space="0" w:color="auto"/>
                <w:left w:val="none" w:sz="0" w:space="0" w:color="auto"/>
                <w:bottom w:val="none" w:sz="0" w:space="0" w:color="auto"/>
                <w:right w:val="none" w:sz="0" w:space="0" w:color="auto"/>
              </w:divBdr>
            </w:div>
            <w:div w:id="2017802404">
              <w:marLeft w:val="0"/>
              <w:marRight w:val="0"/>
              <w:marTop w:val="0"/>
              <w:marBottom w:val="0"/>
              <w:divBdr>
                <w:top w:val="none" w:sz="0" w:space="0" w:color="auto"/>
                <w:left w:val="none" w:sz="0" w:space="0" w:color="auto"/>
                <w:bottom w:val="none" w:sz="0" w:space="0" w:color="auto"/>
                <w:right w:val="none" w:sz="0" w:space="0" w:color="auto"/>
              </w:divBdr>
            </w:div>
            <w:div w:id="1921136262">
              <w:marLeft w:val="0"/>
              <w:marRight w:val="0"/>
              <w:marTop w:val="0"/>
              <w:marBottom w:val="0"/>
              <w:divBdr>
                <w:top w:val="none" w:sz="0" w:space="0" w:color="auto"/>
                <w:left w:val="none" w:sz="0" w:space="0" w:color="auto"/>
                <w:bottom w:val="none" w:sz="0" w:space="0" w:color="auto"/>
                <w:right w:val="none" w:sz="0" w:space="0" w:color="auto"/>
              </w:divBdr>
            </w:div>
            <w:div w:id="1158763591">
              <w:marLeft w:val="0"/>
              <w:marRight w:val="0"/>
              <w:marTop w:val="0"/>
              <w:marBottom w:val="0"/>
              <w:divBdr>
                <w:top w:val="none" w:sz="0" w:space="0" w:color="auto"/>
                <w:left w:val="none" w:sz="0" w:space="0" w:color="auto"/>
                <w:bottom w:val="none" w:sz="0" w:space="0" w:color="auto"/>
                <w:right w:val="none" w:sz="0" w:space="0" w:color="auto"/>
              </w:divBdr>
            </w:div>
            <w:div w:id="1191187266">
              <w:marLeft w:val="0"/>
              <w:marRight w:val="0"/>
              <w:marTop w:val="0"/>
              <w:marBottom w:val="0"/>
              <w:divBdr>
                <w:top w:val="none" w:sz="0" w:space="0" w:color="auto"/>
                <w:left w:val="none" w:sz="0" w:space="0" w:color="auto"/>
                <w:bottom w:val="none" w:sz="0" w:space="0" w:color="auto"/>
                <w:right w:val="none" w:sz="0" w:space="0" w:color="auto"/>
              </w:divBdr>
            </w:div>
            <w:div w:id="1306272817">
              <w:marLeft w:val="0"/>
              <w:marRight w:val="0"/>
              <w:marTop w:val="0"/>
              <w:marBottom w:val="0"/>
              <w:divBdr>
                <w:top w:val="none" w:sz="0" w:space="0" w:color="auto"/>
                <w:left w:val="none" w:sz="0" w:space="0" w:color="auto"/>
                <w:bottom w:val="none" w:sz="0" w:space="0" w:color="auto"/>
                <w:right w:val="none" w:sz="0" w:space="0" w:color="auto"/>
              </w:divBdr>
            </w:div>
            <w:div w:id="279844410">
              <w:marLeft w:val="0"/>
              <w:marRight w:val="0"/>
              <w:marTop w:val="0"/>
              <w:marBottom w:val="0"/>
              <w:divBdr>
                <w:top w:val="none" w:sz="0" w:space="0" w:color="auto"/>
                <w:left w:val="none" w:sz="0" w:space="0" w:color="auto"/>
                <w:bottom w:val="none" w:sz="0" w:space="0" w:color="auto"/>
                <w:right w:val="none" w:sz="0" w:space="0" w:color="auto"/>
              </w:divBdr>
            </w:div>
            <w:div w:id="1037924286">
              <w:marLeft w:val="0"/>
              <w:marRight w:val="0"/>
              <w:marTop w:val="0"/>
              <w:marBottom w:val="0"/>
              <w:divBdr>
                <w:top w:val="none" w:sz="0" w:space="0" w:color="auto"/>
                <w:left w:val="none" w:sz="0" w:space="0" w:color="auto"/>
                <w:bottom w:val="none" w:sz="0" w:space="0" w:color="auto"/>
                <w:right w:val="none" w:sz="0" w:space="0" w:color="auto"/>
              </w:divBdr>
            </w:div>
            <w:div w:id="1534532386">
              <w:marLeft w:val="0"/>
              <w:marRight w:val="0"/>
              <w:marTop w:val="0"/>
              <w:marBottom w:val="0"/>
              <w:divBdr>
                <w:top w:val="none" w:sz="0" w:space="0" w:color="auto"/>
                <w:left w:val="none" w:sz="0" w:space="0" w:color="auto"/>
                <w:bottom w:val="none" w:sz="0" w:space="0" w:color="auto"/>
                <w:right w:val="none" w:sz="0" w:space="0" w:color="auto"/>
              </w:divBdr>
            </w:div>
            <w:div w:id="2028750880">
              <w:marLeft w:val="0"/>
              <w:marRight w:val="0"/>
              <w:marTop w:val="0"/>
              <w:marBottom w:val="0"/>
              <w:divBdr>
                <w:top w:val="none" w:sz="0" w:space="0" w:color="auto"/>
                <w:left w:val="none" w:sz="0" w:space="0" w:color="auto"/>
                <w:bottom w:val="none" w:sz="0" w:space="0" w:color="auto"/>
                <w:right w:val="none" w:sz="0" w:space="0" w:color="auto"/>
              </w:divBdr>
            </w:div>
            <w:div w:id="560679653">
              <w:marLeft w:val="0"/>
              <w:marRight w:val="0"/>
              <w:marTop w:val="0"/>
              <w:marBottom w:val="0"/>
              <w:divBdr>
                <w:top w:val="none" w:sz="0" w:space="0" w:color="auto"/>
                <w:left w:val="none" w:sz="0" w:space="0" w:color="auto"/>
                <w:bottom w:val="none" w:sz="0" w:space="0" w:color="auto"/>
                <w:right w:val="none" w:sz="0" w:space="0" w:color="auto"/>
              </w:divBdr>
            </w:div>
            <w:div w:id="1569346698">
              <w:marLeft w:val="0"/>
              <w:marRight w:val="0"/>
              <w:marTop w:val="0"/>
              <w:marBottom w:val="0"/>
              <w:divBdr>
                <w:top w:val="none" w:sz="0" w:space="0" w:color="auto"/>
                <w:left w:val="none" w:sz="0" w:space="0" w:color="auto"/>
                <w:bottom w:val="none" w:sz="0" w:space="0" w:color="auto"/>
                <w:right w:val="none" w:sz="0" w:space="0" w:color="auto"/>
              </w:divBdr>
            </w:div>
            <w:div w:id="1539313769">
              <w:marLeft w:val="0"/>
              <w:marRight w:val="0"/>
              <w:marTop w:val="0"/>
              <w:marBottom w:val="0"/>
              <w:divBdr>
                <w:top w:val="none" w:sz="0" w:space="0" w:color="auto"/>
                <w:left w:val="none" w:sz="0" w:space="0" w:color="auto"/>
                <w:bottom w:val="none" w:sz="0" w:space="0" w:color="auto"/>
                <w:right w:val="none" w:sz="0" w:space="0" w:color="auto"/>
              </w:divBdr>
            </w:div>
            <w:div w:id="277444740">
              <w:marLeft w:val="0"/>
              <w:marRight w:val="0"/>
              <w:marTop w:val="0"/>
              <w:marBottom w:val="0"/>
              <w:divBdr>
                <w:top w:val="none" w:sz="0" w:space="0" w:color="auto"/>
                <w:left w:val="none" w:sz="0" w:space="0" w:color="auto"/>
                <w:bottom w:val="none" w:sz="0" w:space="0" w:color="auto"/>
                <w:right w:val="none" w:sz="0" w:space="0" w:color="auto"/>
              </w:divBdr>
            </w:div>
            <w:div w:id="2131437896">
              <w:marLeft w:val="0"/>
              <w:marRight w:val="0"/>
              <w:marTop w:val="0"/>
              <w:marBottom w:val="0"/>
              <w:divBdr>
                <w:top w:val="none" w:sz="0" w:space="0" w:color="auto"/>
                <w:left w:val="none" w:sz="0" w:space="0" w:color="auto"/>
                <w:bottom w:val="none" w:sz="0" w:space="0" w:color="auto"/>
                <w:right w:val="none" w:sz="0" w:space="0" w:color="auto"/>
              </w:divBdr>
            </w:div>
            <w:div w:id="1128547502">
              <w:marLeft w:val="0"/>
              <w:marRight w:val="0"/>
              <w:marTop w:val="0"/>
              <w:marBottom w:val="0"/>
              <w:divBdr>
                <w:top w:val="none" w:sz="0" w:space="0" w:color="auto"/>
                <w:left w:val="none" w:sz="0" w:space="0" w:color="auto"/>
                <w:bottom w:val="none" w:sz="0" w:space="0" w:color="auto"/>
                <w:right w:val="none" w:sz="0" w:space="0" w:color="auto"/>
              </w:divBdr>
            </w:div>
            <w:div w:id="1764454723">
              <w:marLeft w:val="0"/>
              <w:marRight w:val="0"/>
              <w:marTop w:val="0"/>
              <w:marBottom w:val="0"/>
              <w:divBdr>
                <w:top w:val="none" w:sz="0" w:space="0" w:color="auto"/>
                <w:left w:val="none" w:sz="0" w:space="0" w:color="auto"/>
                <w:bottom w:val="none" w:sz="0" w:space="0" w:color="auto"/>
                <w:right w:val="none" w:sz="0" w:space="0" w:color="auto"/>
              </w:divBdr>
            </w:div>
            <w:div w:id="808204910">
              <w:marLeft w:val="0"/>
              <w:marRight w:val="0"/>
              <w:marTop w:val="0"/>
              <w:marBottom w:val="0"/>
              <w:divBdr>
                <w:top w:val="none" w:sz="0" w:space="0" w:color="auto"/>
                <w:left w:val="none" w:sz="0" w:space="0" w:color="auto"/>
                <w:bottom w:val="none" w:sz="0" w:space="0" w:color="auto"/>
                <w:right w:val="none" w:sz="0" w:space="0" w:color="auto"/>
              </w:divBdr>
            </w:div>
            <w:div w:id="962152601">
              <w:marLeft w:val="0"/>
              <w:marRight w:val="0"/>
              <w:marTop w:val="0"/>
              <w:marBottom w:val="0"/>
              <w:divBdr>
                <w:top w:val="none" w:sz="0" w:space="0" w:color="auto"/>
                <w:left w:val="none" w:sz="0" w:space="0" w:color="auto"/>
                <w:bottom w:val="none" w:sz="0" w:space="0" w:color="auto"/>
                <w:right w:val="none" w:sz="0" w:space="0" w:color="auto"/>
              </w:divBdr>
            </w:div>
            <w:div w:id="549540033">
              <w:marLeft w:val="0"/>
              <w:marRight w:val="0"/>
              <w:marTop w:val="0"/>
              <w:marBottom w:val="0"/>
              <w:divBdr>
                <w:top w:val="none" w:sz="0" w:space="0" w:color="auto"/>
                <w:left w:val="none" w:sz="0" w:space="0" w:color="auto"/>
                <w:bottom w:val="none" w:sz="0" w:space="0" w:color="auto"/>
                <w:right w:val="none" w:sz="0" w:space="0" w:color="auto"/>
              </w:divBdr>
            </w:div>
            <w:div w:id="573708145">
              <w:marLeft w:val="0"/>
              <w:marRight w:val="0"/>
              <w:marTop w:val="0"/>
              <w:marBottom w:val="0"/>
              <w:divBdr>
                <w:top w:val="none" w:sz="0" w:space="0" w:color="auto"/>
                <w:left w:val="none" w:sz="0" w:space="0" w:color="auto"/>
                <w:bottom w:val="none" w:sz="0" w:space="0" w:color="auto"/>
                <w:right w:val="none" w:sz="0" w:space="0" w:color="auto"/>
              </w:divBdr>
            </w:div>
            <w:div w:id="1630012178">
              <w:marLeft w:val="0"/>
              <w:marRight w:val="0"/>
              <w:marTop w:val="0"/>
              <w:marBottom w:val="0"/>
              <w:divBdr>
                <w:top w:val="none" w:sz="0" w:space="0" w:color="auto"/>
                <w:left w:val="none" w:sz="0" w:space="0" w:color="auto"/>
                <w:bottom w:val="none" w:sz="0" w:space="0" w:color="auto"/>
                <w:right w:val="none" w:sz="0" w:space="0" w:color="auto"/>
              </w:divBdr>
            </w:div>
            <w:div w:id="1521243310">
              <w:marLeft w:val="0"/>
              <w:marRight w:val="0"/>
              <w:marTop w:val="0"/>
              <w:marBottom w:val="0"/>
              <w:divBdr>
                <w:top w:val="none" w:sz="0" w:space="0" w:color="auto"/>
                <w:left w:val="none" w:sz="0" w:space="0" w:color="auto"/>
                <w:bottom w:val="none" w:sz="0" w:space="0" w:color="auto"/>
                <w:right w:val="none" w:sz="0" w:space="0" w:color="auto"/>
              </w:divBdr>
            </w:div>
            <w:div w:id="1235163475">
              <w:marLeft w:val="0"/>
              <w:marRight w:val="0"/>
              <w:marTop w:val="0"/>
              <w:marBottom w:val="0"/>
              <w:divBdr>
                <w:top w:val="none" w:sz="0" w:space="0" w:color="auto"/>
                <w:left w:val="none" w:sz="0" w:space="0" w:color="auto"/>
                <w:bottom w:val="none" w:sz="0" w:space="0" w:color="auto"/>
                <w:right w:val="none" w:sz="0" w:space="0" w:color="auto"/>
              </w:divBdr>
            </w:div>
            <w:div w:id="201285777">
              <w:marLeft w:val="0"/>
              <w:marRight w:val="0"/>
              <w:marTop w:val="0"/>
              <w:marBottom w:val="0"/>
              <w:divBdr>
                <w:top w:val="none" w:sz="0" w:space="0" w:color="auto"/>
                <w:left w:val="none" w:sz="0" w:space="0" w:color="auto"/>
                <w:bottom w:val="none" w:sz="0" w:space="0" w:color="auto"/>
                <w:right w:val="none" w:sz="0" w:space="0" w:color="auto"/>
              </w:divBdr>
            </w:div>
            <w:div w:id="1044334829">
              <w:marLeft w:val="0"/>
              <w:marRight w:val="0"/>
              <w:marTop w:val="0"/>
              <w:marBottom w:val="0"/>
              <w:divBdr>
                <w:top w:val="none" w:sz="0" w:space="0" w:color="auto"/>
                <w:left w:val="none" w:sz="0" w:space="0" w:color="auto"/>
                <w:bottom w:val="none" w:sz="0" w:space="0" w:color="auto"/>
                <w:right w:val="none" w:sz="0" w:space="0" w:color="auto"/>
              </w:divBdr>
            </w:div>
            <w:div w:id="1350066050">
              <w:marLeft w:val="0"/>
              <w:marRight w:val="0"/>
              <w:marTop w:val="0"/>
              <w:marBottom w:val="0"/>
              <w:divBdr>
                <w:top w:val="none" w:sz="0" w:space="0" w:color="auto"/>
                <w:left w:val="none" w:sz="0" w:space="0" w:color="auto"/>
                <w:bottom w:val="none" w:sz="0" w:space="0" w:color="auto"/>
                <w:right w:val="none" w:sz="0" w:space="0" w:color="auto"/>
              </w:divBdr>
            </w:div>
            <w:div w:id="475343793">
              <w:marLeft w:val="0"/>
              <w:marRight w:val="0"/>
              <w:marTop w:val="0"/>
              <w:marBottom w:val="0"/>
              <w:divBdr>
                <w:top w:val="none" w:sz="0" w:space="0" w:color="auto"/>
                <w:left w:val="none" w:sz="0" w:space="0" w:color="auto"/>
                <w:bottom w:val="none" w:sz="0" w:space="0" w:color="auto"/>
                <w:right w:val="none" w:sz="0" w:space="0" w:color="auto"/>
              </w:divBdr>
            </w:div>
            <w:div w:id="1141118274">
              <w:marLeft w:val="0"/>
              <w:marRight w:val="0"/>
              <w:marTop w:val="0"/>
              <w:marBottom w:val="0"/>
              <w:divBdr>
                <w:top w:val="none" w:sz="0" w:space="0" w:color="auto"/>
                <w:left w:val="none" w:sz="0" w:space="0" w:color="auto"/>
                <w:bottom w:val="none" w:sz="0" w:space="0" w:color="auto"/>
                <w:right w:val="none" w:sz="0" w:space="0" w:color="auto"/>
              </w:divBdr>
            </w:div>
            <w:div w:id="129173161">
              <w:marLeft w:val="0"/>
              <w:marRight w:val="0"/>
              <w:marTop w:val="0"/>
              <w:marBottom w:val="0"/>
              <w:divBdr>
                <w:top w:val="none" w:sz="0" w:space="0" w:color="auto"/>
                <w:left w:val="none" w:sz="0" w:space="0" w:color="auto"/>
                <w:bottom w:val="none" w:sz="0" w:space="0" w:color="auto"/>
                <w:right w:val="none" w:sz="0" w:space="0" w:color="auto"/>
              </w:divBdr>
            </w:div>
            <w:div w:id="477647859">
              <w:marLeft w:val="0"/>
              <w:marRight w:val="0"/>
              <w:marTop w:val="0"/>
              <w:marBottom w:val="0"/>
              <w:divBdr>
                <w:top w:val="none" w:sz="0" w:space="0" w:color="auto"/>
                <w:left w:val="none" w:sz="0" w:space="0" w:color="auto"/>
                <w:bottom w:val="none" w:sz="0" w:space="0" w:color="auto"/>
                <w:right w:val="none" w:sz="0" w:space="0" w:color="auto"/>
              </w:divBdr>
            </w:div>
            <w:div w:id="568883948">
              <w:marLeft w:val="0"/>
              <w:marRight w:val="0"/>
              <w:marTop w:val="0"/>
              <w:marBottom w:val="0"/>
              <w:divBdr>
                <w:top w:val="none" w:sz="0" w:space="0" w:color="auto"/>
                <w:left w:val="none" w:sz="0" w:space="0" w:color="auto"/>
                <w:bottom w:val="none" w:sz="0" w:space="0" w:color="auto"/>
                <w:right w:val="none" w:sz="0" w:space="0" w:color="auto"/>
              </w:divBdr>
            </w:div>
            <w:div w:id="1378244008">
              <w:marLeft w:val="0"/>
              <w:marRight w:val="0"/>
              <w:marTop w:val="0"/>
              <w:marBottom w:val="0"/>
              <w:divBdr>
                <w:top w:val="none" w:sz="0" w:space="0" w:color="auto"/>
                <w:left w:val="none" w:sz="0" w:space="0" w:color="auto"/>
                <w:bottom w:val="none" w:sz="0" w:space="0" w:color="auto"/>
                <w:right w:val="none" w:sz="0" w:space="0" w:color="auto"/>
              </w:divBdr>
            </w:div>
            <w:div w:id="712732945">
              <w:marLeft w:val="0"/>
              <w:marRight w:val="0"/>
              <w:marTop w:val="0"/>
              <w:marBottom w:val="0"/>
              <w:divBdr>
                <w:top w:val="none" w:sz="0" w:space="0" w:color="auto"/>
                <w:left w:val="none" w:sz="0" w:space="0" w:color="auto"/>
                <w:bottom w:val="none" w:sz="0" w:space="0" w:color="auto"/>
                <w:right w:val="none" w:sz="0" w:space="0" w:color="auto"/>
              </w:divBdr>
            </w:div>
            <w:div w:id="813134168">
              <w:marLeft w:val="0"/>
              <w:marRight w:val="0"/>
              <w:marTop w:val="0"/>
              <w:marBottom w:val="0"/>
              <w:divBdr>
                <w:top w:val="none" w:sz="0" w:space="0" w:color="auto"/>
                <w:left w:val="none" w:sz="0" w:space="0" w:color="auto"/>
                <w:bottom w:val="none" w:sz="0" w:space="0" w:color="auto"/>
                <w:right w:val="none" w:sz="0" w:space="0" w:color="auto"/>
              </w:divBdr>
            </w:div>
            <w:div w:id="1865551771">
              <w:marLeft w:val="0"/>
              <w:marRight w:val="0"/>
              <w:marTop w:val="0"/>
              <w:marBottom w:val="0"/>
              <w:divBdr>
                <w:top w:val="none" w:sz="0" w:space="0" w:color="auto"/>
                <w:left w:val="none" w:sz="0" w:space="0" w:color="auto"/>
                <w:bottom w:val="none" w:sz="0" w:space="0" w:color="auto"/>
                <w:right w:val="none" w:sz="0" w:space="0" w:color="auto"/>
              </w:divBdr>
            </w:div>
            <w:div w:id="1095520735">
              <w:marLeft w:val="0"/>
              <w:marRight w:val="0"/>
              <w:marTop w:val="0"/>
              <w:marBottom w:val="0"/>
              <w:divBdr>
                <w:top w:val="none" w:sz="0" w:space="0" w:color="auto"/>
                <w:left w:val="none" w:sz="0" w:space="0" w:color="auto"/>
                <w:bottom w:val="none" w:sz="0" w:space="0" w:color="auto"/>
                <w:right w:val="none" w:sz="0" w:space="0" w:color="auto"/>
              </w:divBdr>
            </w:div>
            <w:div w:id="2106270094">
              <w:marLeft w:val="0"/>
              <w:marRight w:val="0"/>
              <w:marTop w:val="0"/>
              <w:marBottom w:val="0"/>
              <w:divBdr>
                <w:top w:val="none" w:sz="0" w:space="0" w:color="auto"/>
                <w:left w:val="none" w:sz="0" w:space="0" w:color="auto"/>
                <w:bottom w:val="none" w:sz="0" w:space="0" w:color="auto"/>
                <w:right w:val="none" w:sz="0" w:space="0" w:color="auto"/>
              </w:divBdr>
            </w:div>
            <w:div w:id="1432507832">
              <w:marLeft w:val="0"/>
              <w:marRight w:val="0"/>
              <w:marTop w:val="0"/>
              <w:marBottom w:val="0"/>
              <w:divBdr>
                <w:top w:val="none" w:sz="0" w:space="0" w:color="auto"/>
                <w:left w:val="none" w:sz="0" w:space="0" w:color="auto"/>
                <w:bottom w:val="none" w:sz="0" w:space="0" w:color="auto"/>
                <w:right w:val="none" w:sz="0" w:space="0" w:color="auto"/>
              </w:divBdr>
            </w:div>
            <w:div w:id="544567742">
              <w:marLeft w:val="0"/>
              <w:marRight w:val="0"/>
              <w:marTop w:val="0"/>
              <w:marBottom w:val="0"/>
              <w:divBdr>
                <w:top w:val="none" w:sz="0" w:space="0" w:color="auto"/>
                <w:left w:val="none" w:sz="0" w:space="0" w:color="auto"/>
                <w:bottom w:val="none" w:sz="0" w:space="0" w:color="auto"/>
                <w:right w:val="none" w:sz="0" w:space="0" w:color="auto"/>
              </w:divBdr>
            </w:div>
            <w:div w:id="689986869">
              <w:marLeft w:val="0"/>
              <w:marRight w:val="0"/>
              <w:marTop w:val="0"/>
              <w:marBottom w:val="0"/>
              <w:divBdr>
                <w:top w:val="none" w:sz="0" w:space="0" w:color="auto"/>
                <w:left w:val="none" w:sz="0" w:space="0" w:color="auto"/>
                <w:bottom w:val="none" w:sz="0" w:space="0" w:color="auto"/>
                <w:right w:val="none" w:sz="0" w:space="0" w:color="auto"/>
              </w:divBdr>
            </w:div>
            <w:div w:id="1462071793">
              <w:marLeft w:val="0"/>
              <w:marRight w:val="0"/>
              <w:marTop w:val="0"/>
              <w:marBottom w:val="0"/>
              <w:divBdr>
                <w:top w:val="none" w:sz="0" w:space="0" w:color="auto"/>
                <w:left w:val="none" w:sz="0" w:space="0" w:color="auto"/>
                <w:bottom w:val="none" w:sz="0" w:space="0" w:color="auto"/>
                <w:right w:val="none" w:sz="0" w:space="0" w:color="auto"/>
              </w:divBdr>
            </w:div>
            <w:div w:id="1241283678">
              <w:marLeft w:val="0"/>
              <w:marRight w:val="0"/>
              <w:marTop w:val="0"/>
              <w:marBottom w:val="0"/>
              <w:divBdr>
                <w:top w:val="none" w:sz="0" w:space="0" w:color="auto"/>
                <w:left w:val="none" w:sz="0" w:space="0" w:color="auto"/>
                <w:bottom w:val="none" w:sz="0" w:space="0" w:color="auto"/>
                <w:right w:val="none" w:sz="0" w:space="0" w:color="auto"/>
              </w:divBdr>
            </w:div>
            <w:div w:id="1224099992">
              <w:marLeft w:val="0"/>
              <w:marRight w:val="0"/>
              <w:marTop w:val="0"/>
              <w:marBottom w:val="0"/>
              <w:divBdr>
                <w:top w:val="none" w:sz="0" w:space="0" w:color="auto"/>
                <w:left w:val="none" w:sz="0" w:space="0" w:color="auto"/>
                <w:bottom w:val="none" w:sz="0" w:space="0" w:color="auto"/>
                <w:right w:val="none" w:sz="0" w:space="0" w:color="auto"/>
              </w:divBdr>
            </w:div>
            <w:div w:id="145903421">
              <w:marLeft w:val="0"/>
              <w:marRight w:val="0"/>
              <w:marTop w:val="0"/>
              <w:marBottom w:val="0"/>
              <w:divBdr>
                <w:top w:val="none" w:sz="0" w:space="0" w:color="auto"/>
                <w:left w:val="none" w:sz="0" w:space="0" w:color="auto"/>
                <w:bottom w:val="none" w:sz="0" w:space="0" w:color="auto"/>
                <w:right w:val="none" w:sz="0" w:space="0" w:color="auto"/>
              </w:divBdr>
            </w:div>
            <w:div w:id="23294069">
              <w:marLeft w:val="0"/>
              <w:marRight w:val="0"/>
              <w:marTop w:val="0"/>
              <w:marBottom w:val="0"/>
              <w:divBdr>
                <w:top w:val="none" w:sz="0" w:space="0" w:color="auto"/>
                <w:left w:val="none" w:sz="0" w:space="0" w:color="auto"/>
                <w:bottom w:val="none" w:sz="0" w:space="0" w:color="auto"/>
                <w:right w:val="none" w:sz="0" w:space="0" w:color="auto"/>
              </w:divBdr>
            </w:div>
            <w:div w:id="1367367915">
              <w:marLeft w:val="0"/>
              <w:marRight w:val="0"/>
              <w:marTop w:val="0"/>
              <w:marBottom w:val="0"/>
              <w:divBdr>
                <w:top w:val="none" w:sz="0" w:space="0" w:color="auto"/>
                <w:left w:val="none" w:sz="0" w:space="0" w:color="auto"/>
                <w:bottom w:val="none" w:sz="0" w:space="0" w:color="auto"/>
                <w:right w:val="none" w:sz="0" w:space="0" w:color="auto"/>
              </w:divBdr>
            </w:div>
            <w:div w:id="1328750482">
              <w:marLeft w:val="0"/>
              <w:marRight w:val="0"/>
              <w:marTop w:val="0"/>
              <w:marBottom w:val="0"/>
              <w:divBdr>
                <w:top w:val="none" w:sz="0" w:space="0" w:color="auto"/>
                <w:left w:val="none" w:sz="0" w:space="0" w:color="auto"/>
                <w:bottom w:val="none" w:sz="0" w:space="0" w:color="auto"/>
                <w:right w:val="none" w:sz="0" w:space="0" w:color="auto"/>
              </w:divBdr>
            </w:div>
            <w:div w:id="933705455">
              <w:marLeft w:val="0"/>
              <w:marRight w:val="0"/>
              <w:marTop w:val="0"/>
              <w:marBottom w:val="0"/>
              <w:divBdr>
                <w:top w:val="none" w:sz="0" w:space="0" w:color="auto"/>
                <w:left w:val="none" w:sz="0" w:space="0" w:color="auto"/>
                <w:bottom w:val="none" w:sz="0" w:space="0" w:color="auto"/>
                <w:right w:val="none" w:sz="0" w:space="0" w:color="auto"/>
              </w:divBdr>
            </w:div>
            <w:div w:id="232280174">
              <w:marLeft w:val="0"/>
              <w:marRight w:val="0"/>
              <w:marTop w:val="0"/>
              <w:marBottom w:val="0"/>
              <w:divBdr>
                <w:top w:val="none" w:sz="0" w:space="0" w:color="auto"/>
                <w:left w:val="none" w:sz="0" w:space="0" w:color="auto"/>
                <w:bottom w:val="none" w:sz="0" w:space="0" w:color="auto"/>
                <w:right w:val="none" w:sz="0" w:space="0" w:color="auto"/>
              </w:divBdr>
            </w:div>
            <w:div w:id="513568007">
              <w:marLeft w:val="0"/>
              <w:marRight w:val="0"/>
              <w:marTop w:val="0"/>
              <w:marBottom w:val="0"/>
              <w:divBdr>
                <w:top w:val="none" w:sz="0" w:space="0" w:color="auto"/>
                <w:left w:val="none" w:sz="0" w:space="0" w:color="auto"/>
                <w:bottom w:val="none" w:sz="0" w:space="0" w:color="auto"/>
                <w:right w:val="none" w:sz="0" w:space="0" w:color="auto"/>
              </w:divBdr>
            </w:div>
            <w:div w:id="1466661526">
              <w:marLeft w:val="0"/>
              <w:marRight w:val="0"/>
              <w:marTop w:val="0"/>
              <w:marBottom w:val="0"/>
              <w:divBdr>
                <w:top w:val="none" w:sz="0" w:space="0" w:color="auto"/>
                <w:left w:val="none" w:sz="0" w:space="0" w:color="auto"/>
                <w:bottom w:val="none" w:sz="0" w:space="0" w:color="auto"/>
                <w:right w:val="none" w:sz="0" w:space="0" w:color="auto"/>
              </w:divBdr>
            </w:div>
            <w:div w:id="2099711394">
              <w:marLeft w:val="0"/>
              <w:marRight w:val="0"/>
              <w:marTop w:val="0"/>
              <w:marBottom w:val="0"/>
              <w:divBdr>
                <w:top w:val="none" w:sz="0" w:space="0" w:color="auto"/>
                <w:left w:val="none" w:sz="0" w:space="0" w:color="auto"/>
                <w:bottom w:val="none" w:sz="0" w:space="0" w:color="auto"/>
                <w:right w:val="none" w:sz="0" w:space="0" w:color="auto"/>
              </w:divBdr>
            </w:div>
            <w:div w:id="6762361">
              <w:marLeft w:val="0"/>
              <w:marRight w:val="0"/>
              <w:marTop w:val="0"/>
              <w:marBottom w:val="0"/>
              <w:divBdr>
                <w:top w:val="none" w:sz="0" w:space="0" w:color="auto"/>
                <w:left w:val="none" w:sz="0" w:space="0" w:color="auto"/>
                <w:bottom w:val="none" w:sz="0" w:space="0" w:color="auto"/>
                <w:right w:val="none" w:sz="0" w:space="0" w:color="auto"/>
              </w:divBdr>
            </w:div>
            <w:div w:id="1085033149">
              <w:marLeft w:val="0"/>
              <w:marRight w:val="0"/>
              <w:marTop w:val="0"/>
              <w:marBottom w:val="0"/>
              <w:divBdr>
                <w:top w:val="none" w:sz="0" w:space="0" w:color="auto"/>
                <w:left w:val="none" w:sz="0" w:space="0" w:color="auto"/>
                <w:bottom w:val="none" w:sz="0" w:space="0" w:color="auto"/>
                <w:right w:val="none" w:sz="0" w:space="0" w:color="auto"/>
              </w:divBdr>
            </w:div>
            <w:div w:id="1545095986">
              <w:marLeft w:val="0"/>
              <w:marRight w:val="0"/>
              <w:marTop w:val="0"/>
              <w:marBottom w:val="0"/>
              <w:divBdr>
                <w:top w:val="none" w:sz="0" w:space="0" w:color="auto"/>
                <w:left w:val="none" w:sz="0" w:space="0" w:color="auto"/>
                <w:bottom w:val="none" w:sz="0" w:space="0" w:color="auto"/>
                <w:right w:val="none" w:sz="0" w:space="0" w:color="auto"/>
              </w:divBdr>
            </w:div>
            <w:div w:id="1643383703">
              <w:marLeft w:val="0"/>
              <w:marRight w:val="0"/>
              <w:marTop w:val="0"/>
              <w:marBottom w:val="0"/>
              <w:divBdr>
                <w:top w:val="none" w:sz="0" w:space="0" w:color="auto"/>
                <w:left w:val="none" w:sz="0" w:space="0" w:color="auto"/>
                <w:bottom w:val="none" w:sz="0" w:space="0" w:color="auto"/>
                <w:right w:val="none" w:sz="0" w:space="0" w:color="auto"/>
              </w:divBdr>
            </w:div>
            <w:div w:id="915169205">
              <w:marLeft w:val="0"/>
              <w:marRight w:val="0"/>
              <w:marTop w:val="0"/>
              <w:marBottom w:val="0"/>
              <w:divBdr>
                <w:top w:val="none" w:sz="0" w:space="0" w:color="auto"/>
                <w:left w:val="none" w:sz="0" w:space="0" w:color="auto"/>
                <w:bottom w:val="none" w:sz="0" w:space="0" w:color="auto"/>
                <w:right w:val="none" w:sz="0" w:space="0" w:color="auto"/>
              </w:divBdr>
            </w:div>
            <w:div w:id="1264148751">
              <w:marLeft w:val="0"/>
              <w:marRight w:val="0"/>
              <w:marTop w:val="0"/>
              <w:marBottom w:val="0"/>
              <w:divBdr>
                <w:top w:val="none" w:sz="0" w:space="0" w:color="auto"/>
                <w:left w:val="none" w:sz="0" w:space="0" w:color="auto"/>
                <w:bottom w:val="none" w:sz="0" w:space="0" w:color="auto"/>
                <w:right w:val="none" w:sz="0" w:space="0" w:color="auto"/>
              </w:divBdr>
            </w:div>
            <w:div w:id="810709340">
              <w:marLeft w:val="0"/>
              <w:marRight w:val="0"/>
              <w:marTop w:val="0"/>
              <w:marBottom w:val="0"/>
              <w:divBdr>
                <w:top w:val="none" w:sz="0" w:space="0" w:color="auto"/>
                <w:left w:val="none" w:sz="0" w:space="0" w:color="auto"/>
                <w:bottom w:val="none" w:sz="0" w:space="0" w:color="auto"/>
                <w:right w:val="none" w:sz="0" w:space="0" w:color="auto"/>
              </w:divBdr>
            </w:div>
            <w:div w:id="2132505934">
              <w:marLeft w:val="0"/>
              <w:marRight w:val="0"/>
              <w:marTop w:val="0"/>
              <w:marBottom w:val="0"/>
              <w:divBdr>
                <w:top w:val="none" w:sz="0" w:space="0" w:color="auto"/>
                <w:left w:val="none" w:sz="0" w:space="0" w:color="auto"/>
                <w:bottom w:val="none" w:sz="0" w:space="0" w:color="auto"/>
                <w:right w:val="none" w:sz="0" w:space="0" w:color="auto"/>
              </w:divBdr>
            </w:div>
            <w:div w:id="1722244166">
              <w:marLeft w:val="0"/>
              <w:marRight w:val="0"/>
              <w:marTop w:val="0"/>
              <w:marBottom w:val="0"/>
              <w:divBdr>
                <w:top w:val="none" w:sz="0" w:space="0" w:color="auto"/>
                <w:left w:val="none" w:sz="0" w:space="0" w:color="auto"/>
                <w:bottom w:val="none" w:sz="0" w:space="0" w:color="auto"/>
                <w:right w:val="none" w:sz="0" w:space="0" w:color="auto"/>
              </w:divBdr>
            </w:div>
            <w:div w:id="2072074985">
              <w:marLeft w:val="0"/>
              <w:marRight w:val="0"/>
              <w:marTop w:val="0"/>
              <w:marBottom w:val="0"/>
              <w:divBdr>
                <w:top w:val="none" w:sz="0" w:space="0" w:color="auto"/>
                <w:left w:val="none" w:sz="0" w:space="0" w:color="auto"/>
                <w:bottom w:val="none" w:sz="0" w:space="0" w:color="auto"/>
                <w:right w:val="none" w:sz="0" w:space="0" w:color="auto"/>
              </w:divBdr>
            </w:div>
            <w:div w:id="1015379292">
              <w:marLeft w:val="0"/>
              <w:marRight w:val="0"/>
              <w:marTop w:val="0"/>
              <w:marBottom w:val="0"/>
              <w:divBdr>
                <w:top w:val="none" w:sz="0" w:space="0" w:color="auto"/>
                <w:left w:val="none" w:sz="0" w:space="0" w:color="auto"/>
                <w:bottom w:val="none" w:sz="0" w:space="0" w:color="auto"/>
                <w:right w:val="none" w:sz="0" w:space="0" w:color="auto"/>
              </w:divBdr>
            </w:div>
            <w:div w:id="1746956424">
              <w:marLeft w:val="0"/>
              <w:marRight w:val="0"/>
              <w:marTop w:val="0"/>
              <w:marBottom w:val="0"/>
              <w:divBdr>
                <w:top w:val="none" w:sz="0" w:space="0" w:color="auto"/>
                <w:left w:val="none" w:sz="0" w:space="0" w:color="auto"/>
                <w:bottom w:val="none" w:sz="0" w:space="0" w:color="auto"/>
                <w:right w:val="none" w:sz="0" w:space="0" w:color="auto"/>
              </w:divBdr>
            </w:div>
            <w:div w:id="713312087">
              <w:marLeft w:val="0"/>
              <w:marRight w:val="0"/>
              <w:marTop w:val="0"/>
              <w:marBottom w:val="0"/>
              <w:divBdr>
                <w:top w:val="none" w:sz="0" w:space="0" w:color="auto"/>
                <w:left w:val="none" w:sz="0" w:space="0" w:color="auto"/>
                <w:bottom w:val="none" w:sz="0" w:space="0" w:color="auto"/>
                <w:right w:val="none" w:sz="0" w:space="0" w:color="auto"/>
              </w:divBdr>
            </w:div>
            <w:div w:id="2042315394">
              <w:marLeft w:val="0"/>
              <w:marRight w:val="0"/>
              <w:marTop w:val="0"/>
              <w:marBottom w:val="0"/>
              <w:divBdr>
                <w:top w:val="none" w:sz="0" w:space="0" w:color="auto"/>
                <w:left w:val="none" w:sz="0" w:space="0" w:color="auto"/>
                <w:bottom w:val="none" w:sz="0" w:space="0" w:color="auto"/>
                <w:right w:val="none" w:sz="0" w:space="0" w:color="auto"/>
              </w:divBdr>
            </w:div>
            <w:div w:id="525867308">
              <w:marLeft w:val="0"/>
              <w:marRight w:val="0"/>
              <w:marTop w:val="0"/>
              <w:marBottom w:val="0"/>
              <w:divBdr>
                <w:top w:val="none" w:sz="0" w:space="0" w:color="auto"/>
                <w:left w:val="none" w:sz="0" w:space="0" w:color="auto"/>
                <w:bottom w:val="none" w:sz="0" w:space="0" w:color="auto"/>
                <w:right w:val="none" w:sz="0" w:space="0" w:color="auto"/>
              </w:divBdr>
            </w:div>
            <w:div w:id="1013648992">
              <w:marLeft w:val="0"/>
              <w:marRight w:val="0"/>
              <w:marTop w:val="0"/>
              <w:marBottom w:val="0"/>
              <w:divBdr>
                <w:top w:val="none" w:sz="0" w:space="0" w:color="auto"/>
                <w:left w:val="none" w:sz="0" w:space="0" w:color="auto"/>
                <w:bottom w:val="none" w:sz="0" w:space="0" w:color="auto"/>
                <w:right w:val="none" w:sz="0" w:space="0" w:color="auto"/>
              </w:divBdr>
            </w:div>
            <w:div w:id="239599689">
              <w:marLeft w:val="0"/>
              <w:marRight w:val="0"/>
              <w:marTop w:val="0"/>
              <w:marBottom w:val="0"/>
              <w:divBdr>
                <w:top w:val="none" w:sz="0" w:space="0" w:color="auto"/>
                <w:left w:val="none" w:sz="0" w:space="0" w:color="auto"/>
                <w:bottom w:val="none" w:sz="0" w:space="0" w:color="auto"/>
                <w:right w:val="none" w:sz="0" w:space="0" w:color="auto"/>
              </w:divBdr>
            </w:div>
            <w:div w:id="2146965193">
              <w:marLeft w:val="0"/>
              <w:marRight w:val="0"/>
              <w:marTop w:val="0"/>
              <w:marBottom w:val="0"/>
              <w:divBdr>
                <w:top w:val="none" w:sz="0" w:space="0" w:color="auto"/>
                <w:left w:val="none" w:sz="0" w:space="0" w:color="auto"/>
                <w:bottom w:val="none" w:sz="0" w:space="0" w:color="auto"/>
                <w:right w:val="none" w:sz="0" w:space="0" w:color="auto"/>
              </w:divBdr>
            </w:div>
            <w:div w:id="760905674">
              <w:marLeft w:val="0"/>
              <w:marRight w:val="0"/>
              <w:marTop w:val="0"/>
              <w:marBottom w:val="0"/>
              <w:divBdr>
                <w:top w:val="none" w:sz="0" w:space="0" w:color="auto"/>
                <w:left w:val="none" w:sz="0" w:space="0" w:color="auto"/>
                <w:bottom w:val="none" w:sz="0" w:space="0" w:color="auto"/>
                <w:right w:val="none" w:sz="0" w:space="0" w:color="auto"/>
              </w:divBdr>
            </w:div>
            <w:div w:id="583492830">
              <w:marLeft w:val="0"/>
              <w:marRight w:val="0"/>
              <w:marTop w:val="0"/>
              <w:marBottom w:val="0"/>
              <w:divBdr>
                <w:top w:val="none" w:sz="0" w:space="0" w:color="auto"/>
                <w:left w:val="none" w:sz="0" w:space="0" w:color="auto"/>
                <w:bottom w:val="none" w:sz="0" w:space="0" w:color="auto"/>
                <w:right w:val="none" w:sz="0" w:space="0" w:color="auto"/>
              </w:divBdr>
            </w:div>
            <w:div w:id="1123767026">
              <w:marLeft w:val="0"/>
              <w:marRight w:val="0"/>
              <w:marTop w:val="0"/>
              <w:marBottom w:val="0"/>
              <w:divBdr>
                <w:top w:val="none" w:sz="0" w:space="0" w:color="auto"/>
                <w:left w:val="none" w:sz="0" w:space="0" w:color="auto"/>
                <w:bottom w:val="none" w:sz="0" w:space="0" w:color="auto"/>
                <w:right w:val="none" w:sz="0" w:space="0" w:color="auto"/>
              </w:divBdr>
            </w:div>
            <w:div w:id="476530553">
              <w:marLeft w:val="0"/>
              <w:marRight w:val="0"/>
              <w:marTop w:val="0"/>
              <w:marBottom w:val="0"/>
              <w:divBdr>
                <w:top w:val="none" w:sz="0" w:space="0" w:color="auto"/>
                <w:left w:val="none" w:sz="0" w:space="0" w:color="auto"/>
                <w:bottom w:val="none" w:sz="0" w:space="0" w:color="auto"/>
                <w:right w:val="none" w:sz="0" w:space="0" w:color="auto"/>
              </w:divBdr>
            </w:div>
            <w:div w:id="149641640">
              <w:marLeft w:val="0"/>
              <w:marRight w:val="0"/>
              <w:marTop w:val="0"/>
              <w:marBottom w:val="0"/>
              <w:divBdr>
                <w:top w:val="none" w:sz="0" w:space="0" w:color="auto"/>
                <w:left w:val="none" w:sz="0" w:space="0" w:color="auto"/>
                <w:bottom w:val="none" w:sz="0" w:space="0" w:color="auto"/>
                <w:right w:val="none" w:sz="0" w:space="0" w:color="auto"/>
              </w:divBdr>
            </w:div>
            <w:div w:id="600989072">
              <w:marLeft w:val="0"/>
              <w:marRight w:val="0"/>
              <w:marTop w:val="0"/>
              <w:marBottom w:val="0"/>
              <w:divBdr>
                <w:top w:val="none" w:sz="0" w:space="0" w:color="auto"/>
                <w:left w:val="none" w:sz="0" w:space="0" w:color="auto"/>
                <w:bottom w:val="none" w:sz="0" w:space="0" w:color="auto"/>
                <w:right w:val="none" w:sz="0" w:space="0" w:color="auto"/>
              </w:divBdr>
            </w:div>
            <w:div w:id="52777179">
              <w:marLeft w:val="0"/>
              <w:marRight w:val="0"/>
              <w:marTop w:val="0"/>
              <w:marBottom w:val="0"/>
              <w:divBdr>
                <w:top w:val="none" w:sz="0" w:space="0" w:color="auto"/>
                <w:left w:val="none" w:sz="0" w:space="0" w:color="auto"/>
                <w:bottom w:val="none" w:sz="0" w:space="0" w:color="auto"/>
                <w:right w:val="none" w:sz="0" w:space="0" w:color="auto"/>
              </w:divBdr>
            </w:div>
            <w:div w:id="341857905">
              <w:marLeft w:val="0"/>
              <w:marRight w:val="0"/>
              <w:marTop w:val="0"/>
              <w:marBottom w:val="0"/>
              <w:divBdr>
                <w:top w:val="none" w:sz="0" w:space="0" w:color="auto"/>
                <w:left w:val="none" w:sz="0" w:space="0" w:color="auto"/>
                <w:bottom w:val="none" w:sz="0" w:space="0" w:color="auto"/>
                <w:right w:val="none" w:sz="0" w:space="0" w:color="auto"/>
              </w:divBdr>
            </w:div>
            <w:div w:id="1337809146">
              <w:marLeft w:val="0"/>
              <w:marRight w:val="0"/>
              <w:marTop w:val="0"/>
              <w:marBottom w:val="0"/>
              <w:divBdr>
                <w:top w:val="none" w:sz="0" w:space="0" w:color="auto"/>
                <w:left w:val="none" w:sz="0" w:space="0" w:color="auto"/>
                <w:bottom w:val="none" w:sz="0" w:space="0" w:color="auto"/>
                <w:right w:val="none" w:sz="0" w:space="0" w:color="auto"/>
              </w:divBdr>
            </w:div>
            <w:div w:id="172452296">
              <w:marLeft w:val="0"/>
              <w:marRight w:val="0"/>
              <w:marTop w:val="0"/>
              <w:marBottom w:val="0"/>
              <w:divBdr>
                <w:top w:val="none" w:sz="0" w:space="0" w:color="auto"/>
                <w:left w:val="none" w:sz="0" w:space="0" w:color="auto"/>
                <w:bottom w:val="none" w:sz="0" w:space="0" w:color="auto"/>
                <w:right w:val="none" w:sz="0" w:space="0" w:color="auto"/>
              </w:divBdr>
            </w:div>
            <w:div w:id="1406488958">
              <w:marLeft w:val="0"/>
              <w:marRight w:val="0"/>
              <w:marTop w:val="0"/>
              <w:marBottom w:val="0"/>
              <w:divBdr>
                <w:top w:val="none" w:sz="0" w:space="0" w:color="auto"/>
                <w:left w:val="none" w:sz="0" w:space="0" w:color="auto"/>
                <w:bottom w:val="none" w:sz="0" w:space="0" w:color="auto"/>
                <w:right w:val="none" w:sz="0" w:space="0" w:color="auto"/>
              </w:divBdr>
            </w:div>
            <w:div w:id="2051345263">
              <w:marLeft w:val="0"/>
              <w:marRight w:val="0"/>
              <w:marTop w:val="0"/>
              <w:marBottom w:val="0"/>
              <w:divBdr>
                <w:top w:val="none" w:sz="0" w:space="0" w:color="auto"/>
                <w:left w:val="none" w:sz="0" w:space="0" w:color="auto"/>
                <w:bottom w:val="none" w:sz="0" w:space="0" w:color="auto"/>
                <w:right w:val="none" w:sz="0" w:space="0" w:color="auto"/>
              </w:divBdr>
            </w:div>
            <w:div w:id="667950690">
              <w:marLeft w:val="0"/>
              <w:marRight w:val="0"/>
              <w:marTop w:val="0"/>
              <w:marBottom w:val="0"/>
              <w:divBdr>
                <w:top w:val="none" w:sz="0" w:space="0" w:color="auto"/>
                <w:left w:val="none" w:sz="0" w:space="0" w:color="auto"/>
                <w:bottom w:val="none" w:sz="0" w:space="0" w:color="auto"/>
                <w:right w:val="none" w:sz="0" w:space="0" w:color="auto"/>
              </w:divBdr>
            </w:div>
            <w:div w:id="325866649">
              <w:marLeft w:val="0"/>
              <w:marRight w:val="0"/>
              <w:marTop w:val="0"/>
              <w:marBottom w:val="0"/>
              <w:divBdr>
                <w:top w:val="none" w:sz="0" w:space="0" w:color="auto"/>
                <w:left w:val="none" w:sz="0" w:space="0" w:color="auto"/>
                <w:bottom w:val="none" w:sz="0" w:space="0" w:color="auto"/>
                <w:right w:val="none" w:sz="0" w:space="0" w:color="auto"/>
              </w:divBdr>
            </w:div>
            <w:div w:id="467473417">
              <w:marLeft w:val="0"/>
              <w:marRight w:val="0"/>
              <w:marTop w:val="0"/>
              <w:marBottom w:val="0"/>
              <w:divBdr>
                <w:top w:val="none" w:sz="0" w:space="0" w:color="auto"/>
                <w:left w:val="none" w:sz="0" w:space="0" w:color="auto"/>
                <w:bottom w:val="none" w:sz="0" w:space="0" w:color="auto"/>
                <w:right w:val="none" w:sz="0" w:space="0" w:color="auto"/>
              </w:divBdr>
            </w:div>
            <w:div w:id="900360458">
              <w:marLeft w:val="0"/>
              <w:marRight w:val="0"/>
              <w:marTop w:val="0"/>
              <w:marBottom w:val="0"/>
              <w:divBdr>
                <w:top w:val="none" w:sz="0" w:space="0" w:color="auto"/>
                <w:left w:val="none" w:sz="0" w:space="0" w:color="auto"/>
                <w:bottom w:val="none" w:sz="0" w:space="0" w:color="auto"/>
                <w:right w:val="none" w:sz="0" w:space="0" w:color="auto"/>
              </w:divBdr>
            </w:div>
            <w:div w:id="1502429488">
              <w:marLeft w:val="0"/>
              <w:marRight w:val="0"/>
              <w:marTop w:val="0"/>
              <w:marBottom w:val="0"/>
              <w:divBdr>
                <w:top w:val="none" w:sz="0" w:space="0" w:color="auto"/>
                <w:left w:val="none" w:sz="0" w:space="0" w:color="auto"/>
                <w:bottom w:val="none" w:sz="0" w:space="0" w:color="auto"/>
                <w:right w:val="none" w:sz="0" w:space="0" w:color="auto"/>
              </w:divBdr>
            </w:div>
            <w:div w:id="1715811048">
              <w:marLeft w:val="0"/>
              <w:marRight w:val="0"/>
              <w:marTop w:val="0"/>
              <w:marBottom w:val="0"/>
              <w:divBdr>
                <w:top w:val="none" w:sz="0" w:space="0" w:color="auto"/>
                <w:left w:val="none" w:sz="0" w:space="0" w:color="auto"/>
                <w:bottom w:val="none" w:sz="0" w:space="0" w:color="auto"/>
                <w:right w:val="none" w:sz="0" w:space="0" w:color="auto"/>
              </w:divBdr>
            </w:div>
            <w:div w:id="348265231">
              <w:marLeft w:val="0"/>
              <w:marRight w:val="0"/>
              <w:marTop w:val="0"/>
              <w:marBottom w:val="0"/>
              <w:divBdr>
                <w:top w:val="none" w:sz="0" w:space="0" w:color="auto"/>
                <w:left w:val="none" w:sz="0" w:space="0" w:color="auto"/>
                <w:bottom w:val="none" w:sz="0" w:space="0" w:color="auto"/>
                <w:right w:val="none" w:sz="0" w:space="0" w:color="auto"/>
              </w:divBdr>
            </w:div>
            <w:div w:id="508370087">
              <w:marLeft w:val="0"/>
              <w:marRight w:val="0"/>
              <w:marTop w:val="0"/>
              <w:marBottom w:val="0"/>
              <w:divBdr>
                <w:top w:val="none" w:sz="0" w:space="0" w:color="auto"/>
                <w:left w:val="none" w:sz="0" w:space="0" w:color="auto"/>
                <w:bottom w:val="none" w:sz="0" w:space="0" w:color="auto"/>
                <w:right w:val="none" w:sz="0" w:space="0" w:color="auto"/>
              </w:divBdr>
            </w:div>
            <w:div w:id="981037810">
              <w:marLeft w:val="0"/>
              <w:marRight w:val="0"/>
              <w:marTop w:val="0"/>
              <w:marBottom w:val="0"/>
              <w:divBdr>
                <w:top w:val="none" w:sz="0" w:space="0" w:color="auto"/>
                <w:left w:val="none" w:sz="0" w:space="0" w:color="auto"/>
                <w:bottom w:val="none" w:sz="0" w:space="0" w:color="auto"/>
                <w:right w:val="none" w:sz="0" w:space="0" w:color="auto"/>
              </w:divBdr>
            </w:div>
            <w:div w:id="1207987757">
              <w:marLeft w:val="0"/>
              <w:marRight w:val="0"/>
              <w:marTop w:val="0"/>
              <w:marBottom w:val="0"/>
              <w:divBdr>
                <w:top w:val="none" w:sz="0" w:space="0" w:color="auto"/>
                <w:left w:val="none" w:sz="0" w:space="0" w:color="auto"/>
                <w:bottom w:val="none" w:sz="0" w:space="0" w:color="auto"/>
                <w:right w:val="none" w:sz="0" w:space="0" w:color="auto"/>
              </w:divBdr>
            </w:div>
            <w:div w:id="1810633939">
              <w:marLeft w:val="0"/>
              <w:marRight w:val="0"/>
              <w:marTop w:val="0"/>
              <w:marBottom w:val="0"/>
              <w:divBdr>
                <w:top w:val="none" w:sz="0" w:space="0" w:color="auto"/>
                <w:left w:val="none" w:sz="0" w:space="0" w:color="auto"/>
                <w:bottom w:val="none" w:sz="0" w:space="0" w:color="auto"/>
                <w:right w:val="none" w:sz="0" w:space="0" w:color="auto"/>
              </w:divBdr>
            </w:div>
            <w:div w:id="1802529364">
              <w:marLeft w:val="0"/>
              <w:marRight w:val="0"/>
              <w:marTop w:val="0"/>
              <w:marBottom w:val="0"/>
              <w:divBdr>
                <w:top w:val="none" w:sz="0" w:space="0" w:color="auto"/>
                <w:left w:val="none" w:sz="0" w:space="0" w:color="auto"/>
                <w:bottom w:val="none" w:sz="0" w:space="0" w:color="auto"/>
                <w:right w:val="none" w:sz="0" w:space="0" w:color="auto"/>
              </w:divBdr>
            </w:div>
            <w:div w:id="920330930">
              <w:marLeft w:val="0"/>
              <w:marRight w:val="0"/>
              <w:marTop w:val="0"/>
              <w:marBottom w:val="0"/>
              <w:divBdr>
                <w:top w:val="none" w:sz="0" w:space="0" w:color="auto"/>
                <w:left w:val="none" w:sz="0" w:space="0" w:color="auto"/>
                <w:bottom w:val="none" w:sz="0" w:space="0" w:color="auto"/>
                <w:right w:val="none" w:sz="0" w:space="0" w:color="auto"/>
              </w:divBdr>
            </w:div>
            <w:div w:id="720792989">
              <w:marLeft w:val="0"/>
              <w:marRight w:val="0"/>
              <w:marTop w:val="0"/>
              <w:marBottom w:val="0"/>
              <w:divBdr>
                <w:top w:val="none" w:sz="0" w:space="0" w:color="auto"/>
                <w:left w:val="none" w:sz="0" w:space="0" w:color="auto"/>
                <w:bottom w:val="none" w:sz="0" w:space="0" w:color="auto"/>
                <w:right w:val="none" w:sz="0" w:space="0" w:color="auto"/>
              </w:divBdr>
            </w:div>
            <w:div w:id="1395812070">
              <w:marLeft w:val="0"/>
              <w:marRight w:val="0"/>
              <w:marTop w:val="0"/>
              <w:marBottom w:val="0"/>
              <w:divBdr>
                <w:top w:val="none" w:sz="0" w:space="0" w:color="auto"/>
                <w:left w:val="none" w:sz="0" w:space="0" w:color="auto"/>
                <w:bottom w:val="none" w:sz="0" w:space="0" w:color="auto"/>
                <w:right w:val="none" w:sz="0" w:space="0" w:color="auto"/>
              </w:divBdr>
            </w:div>
            <w:div w:id="887841587">
              <w:marLeft w:val="0"/>
              <w:marRight w:val="0"/>
              <w:marTop w:val="0"/>
              <w:marBottom w:val="0"/>
              <w:divBdr>
                <w:top w:val="none" w:sz="0" w:space="0" w:color="auto"/>
                <w:left w:val="none" w:sz="0" w:space="0" w:color="auto"/>
                <w:bottom w:val="none" w:sz="0" w:space="0" w:color="auto"/>
                <w:right w:val="none" w:sz="0" w:space="0" w:color="auto"/>
              </w:divBdr>
            </w:div>
            <w:div w:id="946278493">
              <w:marLeft w:val="0"/>
              <w:marRight w:val="0"/>
              <w:marTop w:val="0"/>
              <w:marBottom w:val="0"/>
              <w:divBdr>
                <w:top w:val="none" w:sz="0" w:space="0" w:color="auto"/>
                <w:left w:val="none" w:sz="0" w:space="0" w:color="auto"/>
                <w:bottom w:val="none" w:sz="0" w:space="0" w:color="auto"/>
                <w:right w:val="none" w:sz="0" w:space="0" w:color="auto"/>
              </w:divBdr>
            </w:div>
            <w:div w:id="1448743668">
              <w:marLeft w:val="0"/>
              <w:marRight w:val="0"/>
              <w:marTop w:val="0"/>
              <w:marBottom w:val="0"/>
              <w:divBdr>
                <w:top w:val="none" w:sz="0" w:space="0" w:color="auto"/>
                <w:left w:val="none" w:sz="0" w:space="0" w:color="auto"/>
                <w:bottom w:val="none" w:sz="0" w:space="0" w:color="auto"/>
                <w:right w:val="none" w:sz="0" w:space="0" w:color="auto"/>
              </w:divBdr>
            </w:div>
            <w:div w:id="531849298">
              <w:marLeft w:val="0"/>
              <w:marRight w:val="0"/>
              <w:marTop w:val="0"/>
              <w:marBottom w:val="0"/>
              <w:divBdr>
                <w:top w:val="none" w:sz="0" w:space="0" w:color="auto"/>
                <w:left w:val="none" w:sz="0" w:space="0" w:color="auto"/>
                <w:bottom w:val="none" w:sz="0" w:space="0" w:color="auto"/>
                <w:right w:val="none" w:sz="0" w:space="0" w:color="auto"/>
              </w:divBdr>
            </w:div>
            <w:div w:id="1615671980">
              <w:marLeft w:val="0"/>
              <w:marRight w:val="0"/>
              <w:marTop w:val="0"/>
              <w:marBottom w:val="0"/>
              <w:divBdr>
                <w:top w:val="none" w:sz="0" w:space="0" w:color="auto"/>
                <w:left w:val="none" w:sz="0" w:space="0" w:color="auto"/>
                <w:bottom w:val="none" w:sz="0" w:space="0" w:color="auto"/>
                <w:right w:val="none" w:sz="0" w:space="0" w:color="auto"/>
              </w:divBdr>
            </w:div>
            <w:div w:id="1978681126">
              <w:marLeft w:val="0"/>
              <w:marRight w:val="0"/>
              <w:marTop w:val="0"/>
              <w:marBottom w:val="0"/>
              <w:divBdr>
                <w:top w:val="none" w:sz="0" w:space="0" w:color="auto"/>
                <w:left w:val="none" w:sz="0" w:space="0" w:color="auto"/>
                <w:bottom w:val="none" w:sz="0" w:space="0" w:color="auto"/>
                <w:right w:val="none" w:sz="0" w:space="0" w:color="auto"/>
              </w:divBdr>
            </w:div>
            <w:div w:id="194587302">
              <w:marLeft w:val="0"/>
              <w:marRight w:val="0"/>
              <w:marTop w:val="0"/>
              <w:marBottom w:val="0"/>
              <w:divBdr>
                <w:top w:val="none" w:sz="0" w:space="0" w:color="auto"/>
                <w:left w:val="none" w:sz="0" w:space="0" w:color="auto"/>
                <w:bottom w:val="none" w:sz="0" w:space="0" w:color="auto"/>
                <w:right w:val="none" w:sz="0" w:space="0" w:color="auto"/>
              </w:divBdr>
            </w:div>
            <w:div w:id="1164975386">
              <w:marLeft w:val="0"/>
              <w:marRight w:val="0"/>
              <w:marTop w:val="0"/>
              <w:marBottom w:val="0"/>
              <w:divBdr>
                <w:top w:val="none" w:sz="0" w:space="0" w:color="auto"/>
                <w:left w:val="none" w:sz="0" w:space="0" w:color="auto"/>
                <w:bottom w:val="none" w:sz="0" w:space="0" w:color="auto"/>
                <w:right w:val="none" w:sz="0" w:space="0" w:color="auto"/>
              </w:divBdr>
            </w:div>
            <w:div w:id="1960912139">
              <w:marLeft w:val="0"/>
              <w:marRight w:val="0"/>
              <w:marTop w:val="0"/>
              <w:marBottom w:val="0"/>
              <w:divBdr>
                <w:top w:val="none" w:sz="0" w:space="0" w:color="auto"/>
                <w:left w:val="none" w:sz="0" w:space="0" w:color="auto"/>
                <w:bottom w:val="none" w:sz="0" w:space="0" w:color="auto"/>
                <w:right w:val="none" w:sz="0" w:space="0" w:color="auto"/>
              </w:divBdr>
            </w:div>
            <w:div w:id="733546219">
              <w:marLeft w:val="0"/>
              <w:marRight w:val="0"/>
              <w:marTop w:val="0"/>
              <w:marBottom w:val="0"/>
              <w:divBdr>
                <w:top w:val="none" w:sz="0" w:space="0" w:color="auto"/>
                <w:left w:val="none" w:sz="0" w:space="0" w:color="auto"/>
                <w:bottom w:val="none" w:sz="0" w:space="0" w:color="auto"/>
                <w:right w:val="none" w:sz="0" w:space="0" w:color="auto"/>
              </w:divBdr>
            </w:div>
            <w:div w:id="1584870954">
              <w:marLeft w:val="0"/>
              <w:marRight w:val="0"/>
              <w:marTop w:val="0"/>
              <w:marBottom w:val="0"/>
              <w:divBdr>
                <w:top w:val="none" w:sz="0" w:space="0" w:color="auto"/>
                <w:left w:val="none" w:sz="0" w:space="0" w:color="auto"/>
                <w:bottom w:val="none" w:sz="0" w:space="0" w:color="auto"/>
                <w:right w:val="none" w:sz="0" w:space="0" w:color="auto"/>
              </w:divBdr>
            </w:div>
            <w:div w:id="7597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85556">
      <w:bodyDiv w:val="1"/>
      <w:marLeft w:val="0"/>
      <w:marRight w:val="0"/>
      <w:marTop w:val="0"/>
      <w:marBottom w:val="0"/>
      <w:divBdr>
        <w:top w:val="none" w:sz="0" w:space="0" w:color="auto"/>
        <w:left w:val="none" w:sz="0" w:space="0" w:color="auto"/>
        <w:bottom w:val="none" w:sz="0" w:space="0" w:color="auto"/>
        <w:right w:val="none" w:sz="0" w:space="0" w:color="auto"/>
      </w:divBdr>
    </w:div>
    <w:div w:id="2146853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malnu\Downloads\RGU_Thesis_Template_2024%20(3).docx" TargetMode="External"/><Relationship Id="rId18" Type="http://schemas.microsoft.com/office/2011/relationships/commentsExtended" Target="commentsExtended.xm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hyperlink" Target="https://doi.org/10.1029/2017sw001789" TargetMode="External"/><Relationship Id="rId7" Type="http://schemas.openxmlformats.org/officeDocument/2006/relationships/endnotes" Target="endnotes.xml"/><Relationship Id="rId12" Type="http://schemas.openxmlformats.org/officeDocument/2006/relationships/hyperlink" Target="file:///C:\Users\malnu\Downloads\RGU_Thesis_Template_2024%20(3).docx" TargetMode="External"/><Relationship Id="rId17" Type="http://schemas.openxmlformats.org/officeDocument/2006/relationships/comments" Target="comments.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2.xml"/><Relationship Id="rId20" Type="http://schemas.microsoft.com/office/2018/08/relationships/commentsExtensible" Target="commentsExtensible.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alnu\Downloads\RGU_Thesis_Template_2024%20(3).docx" TargetMode="External"/><Relationship Id="rId24" Type="http://schemas.openxmlformats.org/officeDocument/2006/relationships/image" Target="media/image5.png"/><Relationship Id="rId32" Type="http://schemas.openxmlformats.org/officeDocument/2006/relationships/image" Target="media/image12.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yperlink" Target="file:///C:\Users\malnu\Downloads\RGU_Thesis_Template_2024%20(3).docx" TargetMode="External"/><Relationship Id="rId19" Type="http://schemas.microsoft.com/office/2016/09/relationships/commentsIds" Target="commentsIds.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malnu\Downloads\RGU_Thesis_Template_2024%20(3).docx" TargetMode="External"/><Relationship Id="rId14" Type="http://schemas.openxmlformats.org/officeDocument/2006/relationships/hyperlink" Target="file:///C:\Users\malnu\Downloads\RGU_Thesis_Template_2024%20(3).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hyperlink" Target="http://localhost:8501" TargetMode="External"/><Relationship Id="rId35" Type="http://schemas.openxmlformats.org/officeDocument/2006/relationships/hyperlink" Target="https://www.iwm.org.uk/history/battle-of-jutland-timelin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9EB0E9C-C82A-46E5-9D53-87E3F0377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9165</Words>
  <Characters>54444</Characters>
  <Application>Microsoft Office Word</Application>
  <DocSecurity>0</DocSecurity>
  <Lines>1756</Lines>
  <Paragraphs>623</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62986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Nuhu Malgwi</cp:lastModifiedBy>
  <cp:revision>2</cp:revision>
  <cp:lastPrinted>2004-11-23T13:31:00Z</cp:lastPrinted>
  <dcterms:created xsi:type="dcterms:W3CDTF">2024-04-05T15:02:00Z</dcterms:created>
  <dcterms:modified xsi:type="dcterms:W3CDTF">2024-04-05T15:02:00Z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5da2c761636da9a95347cb8108a3ad47319299dea4b2deb2e744944da5dcd1cc</vt:lpwstr>
  </property>
</Properties>
</file>